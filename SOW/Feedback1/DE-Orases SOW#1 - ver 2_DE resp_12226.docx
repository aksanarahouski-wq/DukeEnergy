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8D8606F" w14:textId="77777777" w:rsidR="00C81D24" w:rsidRDefault="00E423A5">
      <w:pPr>
        <w:pStyle w:val="Title"/>
        <w:spacing w:line="259" w:lineRule="auto"/>
        <w:ind w:left="-90" w:right="0"/>
        <w:rPr>
          <w:b w:val="0"/>
          <w:bCs w:val="0"/>
          <w:color w:val="6E7C7C"/>
        </w:rPr>
      </w:pPr>
      <w:bookmarkStart w:id="0" w:name="_d3sb08ozpwqq" w:colFirst="0" w:colLast="0"/>
      <w:bookmarkEnd w:id="0"/>
      <w:r>
        <w:t xml:space="preserve">Statement of Work </w:t>
      </w:r>
      <w:r>
        <w:rPr>
          <w:b w:val="0"/>
          <w:bCs w:val="0"/>
          <w:color w:val="6E7C7C"/>
        </w:rPr>
        <w:t>#1</w:t>
      </w:r>
    </w:p>
    <w:p w14:paraId="58D86070" w14:textId="77777777" w:rsidR="00C81D24" w:rsidRDefault="00E423A5">
      <w:pPr>
        <w:rPr>
          <w:rFonts w:ascii="Montserrat" w:eastAsia="Montserrat" w:hAnsi="Montserrat" w:cs="Montserrat"/>
          <w:b/>
          <w:bCs/>
        </w:rPr>
      </w:pPr>
      <w:r>
        <w:rPr>
          <w:rFonts w:ascii="Montserrat" w:eastAsia="Montserrat" w:hAnsi="Montserrat" w:cs="Montserrat"/>
          <w:b/>
          <w:bCs/>
        </w:rPr>
        <w:t xml:space="preserve">Client: </w:t>
      </w:r>
      <w:r>
        <w:rPr>
          <w:rFonts w:ascii="Montserrat" w:eastAsia="Montserrat" w:hAnsi="Montserrat" w:cs="Montserrat"/>
          <w:b/>
          <w:bCs/>
        </w:rPr>
        <w:tab/>
        <w:t xml:space="preserve">Duke Energy Business Services LLC </w:t>
      </w:r>
    </w:p>
    <w:p w14:paraId="58D86071" w14:textId="77777777" w:rsidR="00C81D24" w:rsidRDefault="00C81D24">
      <w:pPr>
        <w:rPr>
          <w:rFonts w:ascii="Montserrat" w:eastAsia="Montserrat" w:hAnsi="Montserrat" w:cs="Montserrat"/>
          <w:b/>
          <w:bCs/>
          <w:highlight w:val="yellow"/>
        </w:rPr>
      </w:pPr>
    </w:p>
    <w:p w14:paraId="596DCFDF" w14:textId="691B9DAA" w:rsidR="00BB70E6" w:rsidRDefault="00E423A5" w:rsidP="00BB70E6">
      <w:pPr>
        <w:spacing w:after="200"/>
        <w:rPr>
          <w:ins w:id="1" w:author="Angina, Kate" w:date="2026-01-22T14:42:00Z" w16du:dateUtc="2026-01-22T19:42:00Z"/>
          <w:rFonts w:ascii="Montserrat" w:eastAsia="Montserrat" w:hAnsi="Montserrat" w:cs="Montserrat"/>
          <w:lang w:val="en-US"/>
        </w:rPr>
      </w:pPr>
      <w:r>
        <w:rPr>
          <w:rFonts w:ascii="Montserrat" w:eastAsia="Montserrat" w:hAnsi="Montserrat" w:cs="Montserrat"/>
        </w:rPr>
        <w:t>This Statement of Work #1 (</w:t>
      </w:r>
      <w:r>
        <w:rPr>
          <w:rFonts w:ascii="Montserrat" w:eastAsia="Montserrat" w:hAnsi="Montserrat" w:cs="Montserrat"/>
          <w:b/>
          <w:bCs/>
        </w:rPr>
        <w:t>“SOW”</w:t>
      </w:r>
      <w:r>
        <w:rPr>
          <w:rFonts w:ascii="Montserrat" w:eastAsia="Montserrat" w:hAnsi="Montserrat" w:cs="Montserrat"/>
        </w:rPr>
        <w:t>) effective as of</w:t>
      </w:r>
      <w:r>
        <w:rPr>
          <w:rFonts w:ascii="Montserrat" w:eastAsia="Montserrat" w:hAnsi="Montserrat" w:cs="Montserrat"/>
          <w:highlight w:val="yellow"/>
        </w:rPr>
        <w:t xml:space="preserve"> January X, 2026</w:t>
      </w:r>
      <w:r>
        <w:rPr>
          <w:rFonts w:ascii="Montserrat" w:eastAsia="Montserrat" w:hAnsi="Montserrat" w:cs="Montserrat"/>
        </w:rPr>
        <w:t xml:space="preserve"> (</w:t>
      </w:r>
      <w:r>
        <w:rPr>
          <w:rFonts w:ascii="Montserrat" w:eastAsia="Montserrat" w:hAnsi="Montserrat" w:cs="Montserrat"/>
          <w:b/>
          <w:bCs/>
        </w:rPr>
        <w:t>“Effective Date”</w:t>
      </w:r>
      <w:r>
        <w:rPr>
          <w:rFonts w:ascii="Montserrat" w:eastAsia="Montserrat" w:hAnsi="Montserrat" w:cs="Montserrat"/>
        </w:rPr>
        <w:t>), by and between Duke Energy Business Services LLC</w:t>
      </w:r>
      <w:ins w:id="2" w:author="Angina, Kate" w:date="2026-01-22T14:42:00Z" w16du:dateUtc="2026-01-22T19:42:00Z">
        <w:r w:rsidR="00BB70E6" w:rsidRPr="00BB70E6">
          <w:rPr>
            <w:rFonts w:ascii="Montserrat" w:eastAsia="Montserrat" w:hAnsi="Montserrat" w:cs="Montserrat"/>
            <w:lang w:val="en-US"/>
          </w:rPr>
          <w:t xml:space="preserve"> </w:t>
        </w:r>
        <w:r w:rsidR="00BB70E6" w:rsidRPr="71849885">
          <w:rPr>
            <w:rFonts w:ascii="Montserrat" w:eastAsia="Montserrat" w:hAnsi="Montserrat" w:cs="Montserrat"/>
            <w:lang w:val="en-US"/>
          </w:rPr>
          <w:t>as agent for and on behalf of Duke Energy Florida, LLC, Duke Energy</w:t>
        </w:r>
      </w:ins>
    </w:p>
    <w:p w14:paraId="64CC7FA4" w14:textId="77777777" w:rsidR="00BB70E6" w:rsidRDefault="00BB70E6" w:rsidP="00BB70E6">
      <w:pPr>
        <w:spacing w:after="200"/>
        <w:rPr>
          <w:ins w:id="3" w:author="Angina, Kate" w:date="2026-01-22T14:42:00Z" w16du:dateUtc="2026-01-22T19:42:00Z"/>
          <w:rFonts w:ascii="Montserrat" w:eastAsia="Montserrat" w:hAnsi="Montserrat" w:cs="Montserrat"/>
          <w:lang w:val="en-US"/>
        </w:rPr>
      </w:pPr>
      <w:ins w:id="4" w:author="Angina, Kate" w:date="2026-01-22T14:42:00Z" w16du:dateUtc="2026-01-22T19:42:00Z">
        <w:r w:rsidRPr="71849885">
          <w:rPr>
            <w:rFonts w:ascii="Montserrat" w:eastAsia="Montserrat" w:hAnsi="Montserrat" w:cs="Montserrat"/>
            <w:lang w:val="en-US"/>
          </w:rPr>
          <w:t>Progress, LLC, Duke Energy Carolinas, LLC, Duke Energy Kentucky, Inc., Duke Energy Ohio, Inc., Duke</w:t>
        </w:r>
      </w:ins>
    </w:p>
    <w:p w14:paraId="58D86072" w14:textId="60A6FF8B" w:rsidR="00C81D24" w:rsidRDefault="00BB70E6" w:rsidP="00BB70E6">
      <w:pPr>
        <w:spacing w:after="200"/>
        <w:rPr>
          <w:rFonts w:ascii="Montserrat" w:eastAsia="Montserrat" w:hAnsi="Montserrat" w:cs="Montserrat"/>
        </w:rPr>
      </w:pPr>
      <w:ins w:id="5" w:author="Angina, Kate" w:date="2026-01-22T14:42:00Z" w16du:dateUtc="2026-01-22T19:42:00Z">
        <w:r w:rsidRPr="71849885">
          <w:rPr>
            <w:rFonts w:ascii="Montserrat" w:eastAsia="Montserrat" w:hAnsi="Montserrat" w:cs="Montserrat"/>
            <w:lang w:val="en-US"/>
          </w:rPr>
          <w:t xml:space="preserve">Energy Indiana, LLC, and Duke Energy One, Inc. </w:t>
        </w:r>
      </w:ins>
      <w:r w:rsidR="00E423A5">
        <w:rPr>
          <w:rFonts w:ascii="Montserrat" w:eastAsia="Montserrat" w:hAnsi="Montserrat" w:cs="Montserrat"/>
        </w:rPr>
        <w:t xml:space="preserve"> (</w:t>
      </w:r>
      <w:r w:rsidR="00E423A5">
        <w:rPr>
          <w:rFonts w:ascii="Montserrat" w:eastAsia="Montserrat" w:hAnsi="Montserrat" w:cs="Montserrat"/>
          <w:b/>
          <w:bCs/>
        </w:rPr>
        <w:t>“CLIENT</w:t>
      </w:r>
      <w:r w:rsidR="00E423A5">
        <w:rPr>
          <w:rFonts w:ascii="Montserrat" w:eastAsia="Montserrat" w:hAnsi="Montserrat" w:cs="Montserrat"/>
        </w:rPr>
        <w:t>”</w:t>
      </w:r>
      <w:ins w:id="6" w:author="Angina, Kate" w:date="2026-01-22T14:42:00Z" w16du:dateUtc="2026-01-22T19:42:00Z">
        <w:r>
          <w:rPr>
            <w:rFonts w:ascii="Montserrat" w:eastAsia="Montserrat" w:hAnsi="Montserrat" w:cs="Montserrat"/>
          </w:rPr>
          <w:t xml:space="preserve"> or “Duke Energy”</w:t>
        </w:r>
      </w:ins>
      <w:r w:rsidR="00E423A5">
        <w:rPr>
          <w:rFonts w:ascii="Montserrat" w:eastAsia="Montserrat" w:hAnsi="Montserrat" w:cs="Montserrat"/>
        </w:rPr>
        <w:t xml:space="preserve">) with its principal offices located at 525 South Tryon St., Charlotte, NC 28202 and </w:t>
      </w:r>
      <w:proofErr w:type="spellStart"/>
      <w:r w:rsidR="00E423A5">
        <w:rPr>
          <w:rFonts w:ascii="Montserrat" w:eastAsia="Montserrat" w:hAnsi="Montserrat" w:cs="Montserrat"/>
        </w:rPr>
        <w:t>Orases</w:t>
      </w:r>
      <w:proofErr w:type="spellEnd"/>
      <w:r w:rsidR="00E423A5">
        <w:rPr>
          <w:rFonts w:ascii="Montserrat" w:eastAsia="Montserrat" w:hAnsi="Montserrat" w:cs="Montserrat"/>
        </w:rPr>
        <w:t xml:space="preserve"> Consulting Corporation (</w:t>
      </w:r>
      <w:r w:rsidR="00E423A5">
        <w:rPr>
          <w:rFonts w:ascii="Montserrat" w:eastAsia="Montserrat" w:hAnsi="Montserrat" w:cs="Montserrat"/>
          <w:b/>
          <w:bCs/>
        </w:rPr>
        <w:t>“</w:t>
      </w:r>
      <w:proofErr w:type="spellStart"/>
      <w:r w:rsidR="00E423A5">
        <w:rPr>
          <w:rFonts w:ascii="Montserrat" w:eastAsia="Montserrat" w:hAnsi="Montserrat" w:cs="Montserrat"/>
          <w:b/>
          <w:bCs/>
        </w:rPr>
        <w:t>Orases</w:t>
      </w:r>
      <w:proofErr w:type="spellEnd"/>
      <w:r w:rsidR="00E423A5">
        <w:rPr>
          <w:rFonts w:ascii="Montserrat" w:eastAsia="Montserrat" w:hAnsi="Montserrat" w:cs="Montserrat"/>
          <w:b/>
          <w:bCs/>
        </w:rPr>
        <w:t>”</w:t>
      </w:r>
      <w:ins w:id="7" w:author="Angina, Kate" w:date="2026-01-22T14:42:00Z" w16du:dateUtc="2026-01-22T19:42:00Z">
        <w:r>
          <w:rPr>
            <w:rFonts w:ascii="Montserrat" w:eastAsia="Montserrat" w:hAnsi="Montserrat" w:cs="Montserrat"/>
            <w:b/>
            <w:bCs/>
          </w:rPr>
          <w:t xml:space="preserve"> or “Consultant”</w:t>
        </w:r>
      </w:ins>
      <w:r w:rsidR="00E423A5">
        <w:rPr>
          <w:rFonts w:ascii="Montserrat" w:eastAsia="Montserrat" w:hAnsi="Montserrat" w:cs="Montserrat"/>
        </w:rPr>
        <w:t xml:space="preserve">) with its principal offices located at 5728 Industry Lane, Frederick, MD 21704, shall serve as SOW to the Master Consulting Services Agreement by and between CLIENT and </w:t>
      </w:r>
      <w:proofErr w:type="spellStart"/>
      <w:r w:rsidR="00E423A5">
        <w:rPr>
          <w:rFonts w:ascii="Montserrat" w:eastAsia="Montserrat" w:hAnsi="Montserrat" w:cs="Montserrat"/>
        </w:rPr>
        <w:t>Orases</w:t>
      </w:r>
      <w:proofErr w:type="spellEnd"/>
      <w:r w:rsidR="00E423A5">
        <w:rPr>
          <w:rFonts w:ascii="Montserrat" w:eastAsia="Montserrat" w:hAnsi="Montserrat" w:cs="Montserrat"/>
        </w:rPr>
        <w:t xml:space="preserve"> effective as of </w:t>
      </w:r>
      <w:r w:rsidR="00E423A5">
        <w:rPr>
          <w:rFonts w:ascii="Montserrat" w:eastAsia="Montserrat" w:hAnsi="Montserrat" w:cs="Montserrat"/>
          <w:highlight w:val="yellow"/>
        </w:rPr>
        <w:t xml:space="preserve">January X, 2026 </w:t>
      </w:r>
      <w:r w:rsidR="00E423A5">
        <w:rPr>
          <w:rFonts w:ascii="Montserrat" w:eastAsia="Montserrat" w:hAnsi="Montserrat" w:cs="Montserrat"/>
        </w:rPr>
        <w:t>(</w:t>
      </w:r>
      <w:r w:rsidR="00E423A5">
        <w:rPr>
          <w:rFonts w:ascii="Montserrat" w:eastAsia="Montserrat" w:hAnsi="Montserrat" w:cs="Montserrat"/>
          <w:b/>
          <w:bCs/>
        </w:rPr>
        <w:t>“Agreement”</w:t>
      </w:r>
      <w:r w:rsidR="00E423A5">
        <w:rPr>
          <w:rFonts w:ascii="Montserrat" w:eastAsia="Montserrat" w:hAnsi="Montserrat" w:cs="Montserrat"/>
        </w:rPr>
        <w:t>). All terms that are defined in the Agreement will have the same meaning when used in this SOW.</w:t>
      </w:r>
      <w:ins w:id="8" w:author="Angina, Kate" w:date="2026-01-22T15:36:00Z" w16du:dateUtc="2026-01-22T20:36:00Z">
        <w:r w:rsidR="00D93CA2">
          <w:rPr>
            <w:rFonts w:ascii="Montserrat" w:eastAsia="Montserrat" w:hAnsi="Montserrat" w:cs="Montserrat"/>
          </w:rPr>
          <w:t xml:space="preserve"> </w:t>
        </w:r>
        <w:r w:rsidR="00D93CA2" w:rsidRPr="00D93CA2">
          <w:rPr>
            <w:rFonts w:ascii="Montserrat" w:eastAsia="Montserrat" w:hAnsi="Montserrat" w:cs="Montserrat"/>
            <w:rPrChange w:id="9" w:author="Angina, Kate" w:date="2026-01-22T15:36:00Z" w16du:dateUtc="2026-01-22T20:36:00Z">
              <w:rPr>
                <w:rFonts w:ascii="Times New Roman" w:hAnsi="Times New Roman" w:cs="Times New Roman"/>
                <w:sz w:val="22"/>
                <w:szCs w:val="22"/>
              </w:rPr>
            </w:rPrChange>
          </w:rPr>
          <w:t xml:space="preserve">Duke Energy and </w:t>
        </w:r>
        <w:proofErr w:type="spellStart"/>
        <w:r w:rsidR="00D93CA2">
          <w:rPr>
            <w:rFonts w:ascii="Montserrat" w:eastAsia="Montserrat" w:hAnsi="Montserrat" w:cs="Montserrat"/>
          </w:rPr>
          <w:t>Orases</w:t>
        </w:r>
        <w:proofErr w:type="spellEnd"/>
        <w:r w:rsidR="00D93CA2" w:rsidRPr="00D93CA2">
          <w:rPr>
            <w:rFonts w:ascii="Montserrat" w:eastAsia="Montserrat" w:hAnsi="Montserrat" w:cs="Montserrat"/>
            <w:rPrChange w:id="10" w:author="Angina, Kate" w:date="2026-01-22T15:36:00Z" w16du:dateUtc="2026-01-22T20:36:00Z">
              <w:rPr>
                <w:rFonts w:ascii="Times New Roman" w:hAnsi="Times New Roman" w:cs="Times New Roman"/>
                <w:sz w:val="22"/>
                <w:szCs w:val="22"/>
              </w:rPr>
            </w:rPrChange>
          </w:rPr>
          <w:t xml:space="preserve"> may sometimes hereinafter be referred to individually as a “Party” or collectively as “the Parties.”</w:t>
        </w:r>
        <w:r w:rsidR="00D93CA2" w:rsidRPr="00263D5F">
          <w:rPr>
            <w:rFonts w:ascii="Times New Roman" w:hAnsi="Times New Roman" w:cs="Times New Roman"/>
            <w:sz w:val="22"/>
            <w:szCs w:val="22"/>
          </w:rPr>
          <w:t xml:space="preserve"> </w:t>
        </w:r>
      </w:ins>
      <w:r w:rsidR="00E423A5">
        <w:rPr>
          <w:rFonts w:ascii="Montserrat" w:eastAsia="Montserrat" w:hAnsi="Montserrat" w:cs="Montserrat"/>
        </w:rPr>
        <w:t xml:space="preserve"> </w:t>
      </w:r>
      <w:del w:id="11" w:author="Angina, Kate" w:date="2026-01-22T15:37:00Z" w16du:dateUtc="2026-01-22T20:37:00Z">
        <w:r w:rsidR="00E423A5" w:rsidDel="003025F3">
          <w:rPr>
            <w:rFonts w:ascii="Montserrat" w:eastAsia="Montserrat" w:hAnsi="Montserrat" w:cs="Montserrat"/>
          </w:rPr>
          <w:delText xml:space="preserve">In the event of any conflict between the terms of this SOW and those of the Agreement, the terms of this SOW will control.  </w:delText>
        </w:r>
      </w:del>
      <w:ins w:id="12" w:author="Angina, Kate" w:date="2026-01-22T15:37:00Z" w16du:dateUtc="2026-01-22T20:37:00Z">
        <w:r w:rsidR="003025F3" w:rsidRPr="003025F3">
          <w:rPr>
            <w:rFonts w:ascii="Montserrat" w:eastAsia="Montserrat" w:hAnsi="Montserrat" w:cs="Montserrat"/>
            <w:rPrChange w:id="13" w:author="Angina, Kate" w:date="2026-01-22T15:37:00Z" w16du:dateUtc="2026-01-22T20:37:00Z">
              <w:rPr>
                <w:rFonts w:ascii="Times New Roman" w:hAnsi="Times New Roman" w:cs="Times New Roman"/>
                <w:sz w:val="22"/>
                <w:szCs w:val="22"/>
              </w:rPr>
            </w:rPrChange>
          </w:rPr>
          <w:t>The terms and conditions in this SOW are not intended to conflict with or deviate from any of the terms and conditions in the Agreement. Any conflict between the terms of this SOW and the Agreement shall be resolved in accordance with Section 24 of the Agreement</w:t>
        </w:r>
      </w:ins>
    </w:p>
    <w:p w14:paraId="58D86073" w14:textId="2D531EF0" w:rsidR="00C81D24" w:rsidRDefault="00E423A5">
      <w:pPr>
        <w:spacing w:after="200"/>
        <w:rPr>
          <w:rFonts w:ascii="Montserrat" w:eastAsia="Montserrat" w:hAnsi="Montserrat" w:cs="Montserrat"/>
        </w:rPr>
      </w:pPr>
      <w:r>
        <w:rPr>
          <w:rFonts w:ascii="Montserrat" w:eastAsia="Montserrat" w:hAnsi="Montserrat" w:cs="Montserrat"/>
        </w:rPr>
        <w:t xml:space="preserve">This SOW identifies certain specific Services and Deliverables to be provided by </w:t>
      </w:r>
      <w:proofErr w:type="spellStart"/>
      <w:r>
        <w:rPr>
          <w:rFonts w:ascii="Montserrat" w:eastAsia="Montserrat" w:hAnsi="Montserrat" w:cs="Montserrat"/>
        </w:rPr>
        <w:t>Orases</w:t>
      </w:r>
      <w:proofErr w:type="spellEnd"/>
      <w:r>
        <w:rPr>
          <w:rFonts w:ascii="Montserrat" w:eastAsia="Montserrat" w:hAnsi="Montserrat" w:cs="Montserrat"/>
        </w:rPr>
        <w:t xml:space="preserve"> in connection with the following project (</w:t>
      </w:r>
      <w:r>
        <w:rPr>
          <w:rFonts w:ascii="Montserrat" w:eastAsia="Montserrat" w:hAnsi="Montserrat" w:cs="Montserrat"/>
          <w:b/>
          <w:bCs/>
        </w:rPr>
        <w:t>“Project”</w:t>
      </w:r>
      <w:r>
        <w:rPr>
          <w:rFonts w:ascii="Montserrat" w:eastAsia="Montserrat" w:hAnsi="Montserrat" w:cs="Montserrat"/>
        </w:rPr>
        <w:t xml:space="preserve">): Residential Solutions (RS) </w:t>
      </w:r>
      <w:ins w:id="14" w:author="Angina, Kate" w:date="2026-01-22T14:43:00Z" w16du:dateUtc="2026-01-22T19:43:00Z">
        <w:r w:rsidR="00BB70E6">
          <w:rPr>
            <w:rFonts w:ascii="Montserrat" w:eastAsia="Montserrat" w:hAnsi="Montserrat" w:cs="Montserrat"/>
          </w:rPr>
          <w:t xml:space="preserve">Home Services and Warranty </w:t>
        </w:r>
      </w:ins>
      <w:r>
        <w:rPr>
          <w:rFonts w:ascii="Montserrat" w:eastAsia="Montserrat" w:hAnsi="Montserrat" w:cs="Montserrat"/>
        </w:rPr>
        <w:t>Application</w:t>
      </w:r>
    </w:p>
    <w:p w14:paraId="58D86074" w14:textId="77777777" w:rsidR="00C81D24" w:rsidRDefault="00E423A5">
      <w:pPr>
        <w:spacing w:after="200"/>
      </w:pPr>
      <w:r>
        <w:t>- - - - - - - - - - - - - - - - - - - -</w:t>
      </w:r>
    </w:p>
    <w:p w14:paraId="08D19343" w14:textId="09AF3BD4" w:rsidR="00BB70E6" w:rsidRDefault="00BB70E6">
      <w:pPr>
        <w:pStyle w:val="Subtitle"/>
        <w:rPr>
          <w:ins w:id="15" w:author="Angina, Kate" w:date="2026-01-22T14:43:00Z" w16du:dateUtc="2026-01-22T19:43:00Z"/>
        </w:rPr>
      </w:pPr>
      <w:bookmarkStart w:id="16" w:name="_c2kusfq1696g" w:colFirst="0" w:colLast="0"/>
      <w:bookmarkEnd w:id="16"/>
      <w:commentRangeStart w:id="17"/>
      <w:ins w:id="18" w:author="Angina, Kate" w:date="2026-01-22T14:43:00Z" w16du:dateUtc="2026-01-22T19:43:00Z">
        <w:r>
          <w:t>01 Executive Summary</w:t>
        </w:r>
      </w:ins>
      <w:commentRangeEnd w:id="17"/>
      <w:ins w:id="19" w:author="Angina, Kate" w:date="2026-01-22T14:44:00Z" w16du:dateUtc="2026-01-22T19:44:00Z">
        <w:r w:rsidR="00A36C81">
          <w:rPr>
            <w:rStyle w:val="CommentReference"/>
            <w:rFonts w:ascii="Montserrat Light" w:eastAsia="Montserrat Light" w:hAnsi="Montserrat Light" w:cs="Montserrat Light"/>
            <w:b w:val="0"/>
            <w:bCs w:val="0"/>
            <w:color w:val="6E7C7C"/>
          </w:rPr>
          <w:commentReference w:id="17"/>
        </w:r>
      </w:ins>
    </w:p>
    <w:p w14:paraId="58D86075" w14:textId="5EE4C11E" w:rsidR="00C81D24" w:rsidRDefault="00BB70E6">
      <w:pPr>
        <w:pStyle w:val="Subtitle"/>
        <w:rPr>
          <w:color w:val="C2D500"/>
        </w:rPr>
      </w:pPr>
      <w:ins w:id="20" w:author="Angina, Kate" w:date="2026-01-22T14:43:00Z" w16du:dateUtc="2026-01-22T19:43:00Z">
        <w:r>
          <w:t>02</w:t>
        </w:r>
      </w:ins>
      <w:del w:id="21" w:author="Angina, Kate" w:date="2026-01-22T14:43:00Z" w16du:dateUtc="2026-01-22T19:43:00Z">
        <w:r w:rsidR="00E423A5" w:rsidDel="00BB70E6">
          <w:delText xml:space="preserve">01 </w:delText>
        </w:r>
      </w:del>
      <w:r w:rsidR="00E423A5">
        <w:rPr>
          <w:color w:val="C2D500"/>
        </w:rPr>
        <w:t>Services and Deliverables</w:t>
      </w:r>
    </w:p>
    <w:p w14:paraId="58D86076" w14:textId="77777777" w:rsidR="00C81D24" w:rsidRDefault="00E423A5">
      <w:pPr>
        <w:rPr>
          <w:rFonts w:ascii="Montserrat" w:eastAsia="Montserrat" w:hAnsi="Montserrat" w:cs="Montserrat"/>
          <w:i/>
          <w:iCs/>
        </w:rPr>
      </w:pPr>
      <w:proofErr w:type="spellStart"/>
      <w:r>
        <w:rPr>
          <w:rFonts w:ascii="Montserrat" w:eastAsia="Montserrat" w:hAnsi="Montserrat" w:cs="Montserrat"/>
          <w:i/>
          <w:iCs/>
        </w:rPr>
        <w:t>Orases</w:t>
      </w:r>
      <w:proofErr w:type="spellEnd"/>
      <w:r>
        <w:rPr>
          <w:rFonts w:ascii="Montserrat" w:eastAsia="Montserrat" w:hAnsi="Montserrat" w:cs="Montserrat"/>
          <w:i/>
          <w:iCs/>
        </w:rPr>
        <w:t xml:space="preserve"> shall provide the following Services and Deliverables as part of the Project. Parties acknowledge that the Services and Deliverables may include, but are not limited to, those described in this Section 01, depending on updates from discoveries made during the Project and subsequent Client-approved priorities.</w:t>
      </w:r>
      <w:r>
        <w:rPr>
          <w:rFonts w:ascii="Montserrat" w:eastAsia="Montserrat" w:hAnsi="Montserrat" w:cs="Montserrat"/>
          <w:i/>
          <w:iCs/>
        </w:rPr>
        <w:br/>
      </w:r>
    </w:p>
    <w:p w14:paraId="58D86077" w14:textId="77777777" w:rsidR="00C81D24" w:rsidRDefault="00E423A5">
      <w:pPr>
        <w:rPr>
          <w:rFonts w:ascii="Montserrat" w:eastAsia="Montserrat" w:hAnsi="Montserrat" w:cs="Montserrat"/>
          <w:b/>
          <w:bCs/>
        </w:rPr>
      </w:pPr>
      <w:r>
        <w:rPr>
          <w:rFonts w:ascii="Montserrat" w:eastAsia="Montserrat" w:hAnsi="Montserrat" w:cs="Montserrat"/>
          <w:color w:val="007DA5"/>
        </w:rPr>
        <w:t xml:space="preserve">1.1 </w:t>
      </w:r>
      <w:proofErr w:type="gramStart"/>
      <w:r>
        <w:rPr>
          <w:rFonts w:ascii="Montserrat" w:eastAsia="Montserrat" w:hAnsi="Montserrat" w:cs="Montserrat"/>
          <w:color w:val="007DA5"/>
        </w:rPr>
        <w:t>Analysis</w:t>
      </w:r>
      <w:proofErr w:type="gramEnd"/>
      <w:r>
        <w:rPr>
          <w:rFonts w:ascii="Montserrat" w:eastAsia="Montserrat" w:hAnsi="Montserrat" w:cs="Montserrat"/>
          <w:color w:val="007DA5"/>
        </w:rPr>
        <w:t xml:space="preserve"> Activities</w:t>
      </w:r>
    </w:p>
    <w:p w14:paraId="58D86078" w14:textId="337F2C9B" w:rsidR="00C81D24" w:rsidRDefault="00E423A5">
      <w:pPr>
        <w:rPr>
          <w:rFonts w:ascii="Montserrat" w:eastAsia="Montserrat" w:hAnsi="Montserrat" w:cs="Montserrat"/>
        </w:rPr>
      </w:pPr>
      <w:r>
        <w:rPr>
          <w:rFonts w:ascii="Montserrat" w:eastAsia="Montserrat" w:hAnsi="Montserrat" w:cs="Montserrat"/>
        </w:rPr>
        <w:t xml:space="preserve">During Analysis Activities under this SOW, </w:t>
      </w:r>
      <w:proofErr w:type="spellStart"/>
      <w:r>
        <w:rPr>
          <w:rFonts w:ascii="Montserrat" w:eastAsia="Montserrat" w:hAnsi="Montserrat" w:cs="Montserrat"/>
        </w:rPr>
        <w:t>Orases</w:t>
      </w:r>
      <w:proofErr w:type="spellEnd"/>
      <w:r>
        <w:rPr>
          <w:rFonts w:ascii="Montserrat" w:eastAsia="Montserrat" w:hAnsi="Montserrat" w:cs="Montserrat"/>
        </w:rPr>
        <w:t xml:space="preserve"> will conduct continuous discovery with CLIENT's</w:t>
      </w:r>
      <w:ins w:id="22" w:author="Angina, Kate" w:date="2026-01-22T14:45:00Z" w16du:dateUtc="2026-01-22T19:45:00Z">
        <w:r w:rsidR="007137A8">
          <w:rPr>
            <w:rFonts w:ascii="Montserrat" w:eastAsia="Montserrat" w:hAnsi="Montserrat" w:cs="Montserrat"/>
          </w:rPr>
          <w:t xml:space="preserve"> Project Team</w:t>
        </w:r>
      </w:ins>
      <w:r>
        <w:rPr>
          <w:rFonts w:ascii="Montserrat" w:eastAsia="Montserrat" w:hAnsi="Montserrat" w:cs="Montserrat"/>
        </w:rPr>
        <w:t xml:space="preserve"> </w:t>
      </w:r>
      <w:del w:id="23" w:author="Angina, Kate" w:date="2026-01-22T14:45:00Z" w16du:dateUtc="2026-01-22T19:45:00Z">
        <w:r w:rsidDel="007137A8">
          <w:rPr>
            <w:rFonts w:ascii="Montserrat" w:eastAsia="Montserrat" w:hAnsi="Montserrat" w:cs="Montserrat"/>
          </w:rPr>
          <w:delText>technical team</w:delText>
        </w:r>
      </w:del>
      <w:ins w:id="24" w:author="Angina, Kate" w:date="2026-01-22T14:45:00Z" w16du:dateUtc="2026-01-22T19:45:00Z">
        <w:r w:rsidR="007137A8">
          <w:rPr>
            <w:rFonts w:ascii="Montserrat" w:eastAsia="Montserrat" w:hAnsi="Montserrat" w:cs="Montserrat"/>
          </w:rPr>
          <w:t xml:space="preserve">Project </w:t>
        </w:r>
        <w:proofErr w:type="spellStart"/>
        <w:r w:rsidR="007137A8">
          <w:rPr>
            <w:rFonts w:ascii="Montserrat" w:eastAsia="Montserrat" w:hAnsi="Montserrat" w:cs="Montserrat"/>
          </w:rPr>
          <w:t>Team</w:t>
        </w:r>
      </w:ins>
      <w:del w:id="25" w:author="Angina, Kate" w:date="2026-01-22T14:45:00Z" w16du:dateUtc="2026-01-22T19:45:00Z">
        <w:r w:rsidDel="007137A8">
          <w:rPr>
            <w:rFonts w:ascii="Montserrat" w:eastAsia="Montserrat" w:hAnsi="Montserrat" w:cs="Montserrat"/>
          </w:rPr>
          <w:delText xml:space="preserve"> </w:delText>
        </w:r>
      </w:del>
      <w:r>
        <w:rPr>
          <w:rFonts w:ascii="Montserrat" w:eastAsia="Montserrat" w:hAnsi="Montserrat" w:cs="Montserrat"/>
        </w:rPr>
        <w:t>and</w:t>
      </w:r>
      <w:proofErr w:type="spellEnd"/>
      <w:r>
        <w:rPr>
          <w:rFonts w:ascii="Montserrat" w:eastAsia="Montserrat" w:hAnsi="Montserrat" w:cs="Montserrat"/>
        </w:rPr>
        <w:t xml:space="preserve">, utilizing the Sales Reference Documents, will validate feasibility and </w:t>
      </w:r>
      <w:del w:id="26" w:author="Angina, Kate" w:date="2026-01-22T14:46:00Z" w16du:dateUtc="2026-01-22T19:46:00Z">
        <w:r w:rsidDel="002C1494">
          <w:rPr>
            <w:rFonts w:ascii="Montserrat" w:eastAsia="Montserrat" w:hAnsi="Montserrat" w:cs="Montserrat"/>
          </w:rPr>
          <w:delText xml:space="preserve">define </w:delText>
        </w:r>
      </w:del>
      <w:commentRangeStart w:id="27"/>
      <w:r>
        <w:rPr>
          <w:rFonts w:ascii="Montserrat" w:eastAsia="Montserrat" w:hAnsi="Montserrat" w:cs="Montserrat"/>
        </w:rPr>
        <w:t>project scope</w:t>
      </w:r>
      <w:commentRangeEnd w:id="27"/>
      <w:r w:rsidR="000A1484">
        <w:rPr>
          <w:rStyle w:val="CommentReference"/>
        </w:rPr>
        <w:commentReference w:id="27"/>
      </w:r>
      <w:r>
        <w:rPr>
          <w:rFonts w:ascii="Montserrat" w:eastAsia="Montserrat" w:hAnsi="Montserrat" w:cs="Montserrat"/>
        </w:rPr>
        <w:t>. Throughout the project, Analysis Activities may include, but are not limited to:</w:t>
      </w:r>
      <w:r>
        <w:rPr>
          <w:rFonts w:ascii="Montserrat" w:eastAsia="Montserrat" w:hAnsi="Montserrat" w:cs="Montserrat"/>
        </w:rPr>
        <w:br/>
      </w:r>
    </w:p>
    <w:p w14:paraId="58D86079" w14:textId="77777777" w:rsidR="00C81D24" w:rsidRDefault="00E423A5">
      <w:pPr>
        <w:ind w:left="640"/>
        <w:rPr>
          <w:rFonts w:ascii="Montserrat" w:eastAsia="Montserrat" w:hAnsi="Montserrat" w:cs="Montserrat"/>
          <w:b/>
          <w:bCs/>
        </w:rPr>
      </w:pPr>
      <w:r>
        <w:rPr>
          <w:rFonts w:ascii="Montserrat" w:eastAsia="Montserrat" w:hAnsi="Montserrat" w:cs="Montserrat"/>
          <w:b/>
          <w:bCs/>
        </w:rPr>
        <w:t>Technical Validation:</w:t>
      </w:r>
    </w:p>
    <w:p w14:paraId="58D8607A" w14:textId="0CE6D144"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lastRenderedPageBreak/>
        <w:t>Workshops with Duke</w:t>
      </w:r>
      <w:del w:id="28" w:author="Angina, Kate" w:date="2026-01-22T16:05:00Z" w16du:dateUtc="2026-01-22T21:05:00Z">
        <w:r w:rsidDel="00162FFA">
          <w:rPr>
            <w:rFonts w:ascii="Montserrat" w:eastAsia="Montserrat" w:hAnsi="Montserrat" w:cs="Montserrat"/>
          </w:rPr>
          <w:delText xml:space="preserve"> IT, Security</w:delText>
        </w:r>
      </w:del>
      <w:r>
        <w:rPr>
          <w:rFonts w:ascii="Montserrat" w:eastAsia="Montserrat" w:hAnsi="Montserrat" w:cs="Montserrat"/>
        </w:rPr>
        <w:t xml:space="preserve">, </w:t>
      </w:r>
      <w:del w:id="29" w:author="Angina, Kate" w:date="2026-01-22T14:48:00Z" w16du:dateUtc="2026-01-22T19:48:00Z">
        <w:r w:rsidDel="00C75F05">
          <w:rPr>
            <w:rFonts w:ascii="Montserrat" w:eastAsia="Montserrat" w:hAnsi="Montserrat" w:cs="Montserrat"/>
          </w:rPr>
          <w:delText>Integration, and Infrastructure</w:delText>
        </w:r>
      </w:del>
      <w:ins w:id="30" w:author="Angina, Kate" w:date="2026-01-22T14:48:00Z" w16du:dateUtc="2026-01-22T19:48:00Z">
        <w:r w:rsidR="00C75F05">
          <w:rPr>
            <w:rFonts w:ascii="Montserrat" w:eastAsia="Montserrat" w:hAnsi="Montserrat" w:cs="Montserrat"/>
          </w:rPr>
          <w:t>business and technical</w:t>
        </w:r>
        <w:r w:rsidR="00CA4CDA">
          <w:rPr>
            <w:rFonts w:ascii="Montserrat" w:eastAsia="Montserrat" w:hAnsi="Montserrat" w:cs="Montserrat"/>
          </w:rPr>
          <w:t xml:space="preserve"> </w:t>
        </w:r>
        <w:proofErr w:type="spellStart"/>
        <w:r w:rsidR="00CA4CDA">
          <w:rPr>
            <w:rFonts w:ascii="Montserrat" w:eastAsia="Montserrat" w:hAnsi="Montserrat" w:cs="Montserrat"/>
          </w:rPr>
          <w:t>Project</w:t>
        </w:r>
      </w:ins>
      <w:del w:id="31" w:author="Angina, Kate" w:date="2026-01-22T14:48:00Z" w16du:dateUtc="2026-01-22T19:48:00Z">
        <w:r w:rsidDel="00C75F05">
          <w:rPr>
            <w:rFonts w:ascii="Montserrat" w:eastAsia="Montserrat" w:hAnsi="Montserrat" w:cs="Montserrat"/>
          </w:rPr>
          <w:delText xml:space="preserve"> </w:delText>
        </w:r>
      </w:del>
      <w:ins w:id="32" w:author="Angina, Kate" w:date="2026-01-22T14:48:00Z" w16du:dateUtc="2026-01-22T19:48:00Z">
        <w:r w:rsidR="00CA4CDA">
          <w:rPr>
            <w:rFonts w:ascii="Montserrat" w:eastAsia="Montserrat" w:hAnsi="Montserrat" w:cs="Montserrat"/>
          </w:rPr>
          <w:t>T</w:t>
        </w:r>
      </w:ins>
      <w:del w:id="33" w:author="Angina, Kate" w:date="2026-01-22T14:48:00Z" w16du:dateUtc="2026-01-22T19:48:00Z">
        <w:r w:rsidDel="00CA4CDA">
          <w:rPr>
            <w:rFonts w:ascii="Montserrat" w:eastAsia="Montserrat" w:hAnsi="Montserrat" w:cs="Montserrat"/>
          </w:rPr>
          <w:delText>t</w:delText>
        </w:r>
      </w:del>
      <w:r>
        <w:rPr>
          <w:rFonts w:ascii="Montserrat" w:eastAsia="Montserrat" w:hAnsi="Montserrat" w:cs="Montserrat"/>
        </w:rPr>
        <w:t>eams</w:t>
      </w:r>
      <w:proofErr w:type="spellEnd"/>
    </w:p>
    <w:p w14:paraId="58D8607B"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API availability assessment (Customer Validation, HPP Plans, Service Request Creation, Enrollment)</w:t>
      </w:r>
    </w:p>
    <w:p w14:paraId="58D8607C"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Integration complexity analysis (Commerce CRM, Dynamics CRM, Duke Data Fabric)</w:t>
      </w:r>
    </w:p>
    <w:p w14:paraId="58D8607D"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Security requirements review and compliance assessment</w:t>
      </w:r>
    </w:p>
    <w:p w14:paraId="58D8607E"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Infrastructure constraints and deployment environment evaluation</w:t>
      </w:r>
    </w:p>
    <w:p w14:paraId="58D8607F"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Performance and scalability requirements validation</w:t>
      </w:r>
    </w:p>
    <w:p w14:paraId="58D86080" w14:textId="77777777" w:rsidR="00C81D24" w:rsidRDefault="00E423A5">
      <w:pPr>
        <w:ind w:left="640"/>
        <w:rPr>
          <w:rFonts w:ascii="Montserrat" w:eastAsia="Montserrat" w:hAnsi="Montserrat" w:cs="Montserrat"/>
          <w:b/>
          <w:bCs/>
        </w:rPr>
      </w:pPr>
      <w:r>
        <w:rPr>
          <w:rFonts w:ascii="Montserrat" w:eastAsia="Montserrat" w:hAnsi="Montserrat" w:cs="Montserrat"/>
          <w:b/>
          <w:bCs/>
        </w:rPr>
        <w:t>Requirements Refinement:</w:t>
      </w:r>
    </w:p>
    <w:p w14:paraId="58D86081"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 xml:space="preserve">Validation of features </w:t>
      </w:r>
    </w:p>
    <w:p w14:paraId="58D86082"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Identification of technical constraints, blockers, and dependencies</w:t>
      </w:r>
    </w:p>
    <w:p w14:paraId="58D86083"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Assessment of alternative approaches where original assumptions prove invalid</w:t>
      </w:r>
    </w:p>
    <w:p w14:paraId="58D86084"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Prioritization workshops with technical and business stakeholders</w:t>
      </w:r>
    </w:p>
    <w:p w14:paraId="58D86085"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Development of user flows, wireframes, and/or user stories</w:t>
      </w:r>
    </w:p>
    <w:p w14:paraId="58D86086"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Continuous refinement of scope, timeline, and cost estimates</w:t>
      </w:r>
    </w:p>
    <w:p w14:paraId="58D86087" w14:textId="77777777" w:rsidR="00C81D24" w:rsidRDefault="00E423A5">
      <w:pPr>
        <w:ind w:left="640"/>
        <w:rPr>
          <w:rFonts w:ascii="Montserrat" w:eastAsia="Montserrat" w:hAnsi="Montserrat" w:cs="Montserrat"/>
          <w:b/>
          <w:bCs/>
        </w:rPr>
      </w:pPr>
      <w:r>
        <w:rPr>
          <w:rFonts w:ascii="Montserrat" w:eastAsia="Montserrat" w:hAnsi="Montserrat" w:cs="Montserrat"/>
          <w:b/>
          <w:bCs/>
        </w:rPr>
        <w:t>Architecture and Design:</w:t>
      </w:r>
    </w:p>
    <w:p w14:paraId="58D86088"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Technical architecture design (frontend, backend, infrastructure)</w:t>
      </w:r>
    </w:p>
    <w:p w14:paraId="58D86089"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Database schema design</w:t>
      </w:r>
    </w:p>
    <w:p w14:paraId="58D8608A"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API specifications and integration patterns</w:t>
      </w:r>
    </w:p>
    <w:p w14:paraId="58D8608B"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Security architecture and compliance framework</w:t>
      </w:r>
    </w:p>
    <w:p w14:paraId="58D8608C"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Abstraction layer design to minimize future rework</w:t>
      </w:r>
    </w:p>
    <w:p w14:paraId="58D8608D"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DevOps and deployment strategy</w:t>
      </w:r>
    </w:p>
    <w:p w14:paraId="58D8608E" w14:textId="19148181" w:rsidR="00C81D24" w:rsidRDefault="00E423A5">
      <w:pPr>
        <w:ind w:left="720"/>
        <w:rPr>
          <w:rFonts w:ascii="Montserrat" w:eastAsia="Montserrat" w:hAnsi="Montserrat" w:cs="Montserrat"/>
          <w:b/>
          <w:bCs/>
        </w:rPr>
      </w:pPr>
      <w:del w:id="34" w:author="Angina, Kate" w:date="2026-01-22T14:49:00Z" w16du:dateUtc="2026-01-22T19:49:00Z">
        <w:r w:rsidDel="00CA4CDA">
          <w:rPr>
            <w:rFonts w:ascii="Montserrat" w:eastAsia="Montserrat" w:hAnsi="Montserrat" w:cs="Montserrat"/>
            <w:b/>
            <w:bCs/>
          </w:rPr>
          <w:delText xml:space="preserve">Activity </w:delText>
        </w:r>
      </w:del>
      <w:ins w:id="35" w:author="Angina, Kate" w:date="2026-01-22T14:49:00Z" w16du:dateUtc="2026-01-22T19:49:00Z">
        <w:r w:rsidR="00CA4CDA">
          <w:rPr>
            <w:rFonts w:ascii="Montserrat" w:eastAsia="Montserrat" w:hAnsi="Montserrat" w:cs="Montserrat"/>
            <w:b/>
            <w:bCs/>
          </w:rPr>
          <w:t>Deliverables</w:t>
        </w:r>
        <w:r w:rsidR="00CA4CDA">
          <w:rPr>
            <w:rFonts w:ascii="Montserrat" w:eastAsia="Montserrat" w:hAnsi="Montserrat" w:cs="Montserrat"/>
            <w:b/>
            <w:bCs/>
          </w:rPr>
          <w:t xml:space="preserve"> </w:t>
        </w:r>
      </w:ins>
      <w:r>
        <w:rPr>
          <w:rFonts w:ascii="Montserrat" w:eastAsia="Montserrat" w:hAnsi="Montserrat" w:cs="Montserrat"/>
          <w:b/>
          <w:bCs/>
        </w:rPr>
        <w:t>Outcomes:</w:t>
      </w:r>
    </w:p>
    <w:p w14:paraId="58D8608F" w14:textId="77777777" w:rsidR="00C81D24" w:rsidRDefault="00E423A5">
      <w:pPr>
        <w:numPr>
          <w:ilvl w:val="0"/>
          <w:numId w:val="4"/>
        </w:numPr>
        <w:ind w:left="1440"/>
        <w:rPr>
          <w:rFonts w:ascii="Montserrat" w:eastAsia="Montserrat" w:hAnsi="Montserrat" w:cs="Montserrat"/>
        </w:rPr>
      </w:pPr>
      <w:r>
        <w:rPr>
          <w:rFonts w:ascii="Montserrat" w:eastAsia="Montserrat" w:hAnsi="Montserrat" w:cs="Montserrat"/>
        </w:rPr>
        <w:t>Clickable prototype to illustrate key workflows, proposed user experience, and system behavior</w:t>
      </w:r>
    </w:p>
    <w:p w14:paraId="58D86090"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Technical architecture documentation</w:t>
      </w:r>
    </w:p>
    <w:p w14:paraId="58D86091" w14:textId="77777777" w:rsidR="00C81D24" w:rsidRDefault="00E423A5">
      <w:pPr>
        <w:numPr>
          <w:ilvl w:val="0"/>
          <w:numId w:val="4"/>
        </w:numPr>
        <w:shd w:val="clear" w:color="auto" w:fill="FFFFFF"/>
        <w:spacing w:line="342" w:lineRule="auto"/>
        <w:ind w:left="1440" w:right="0"/>
        <w:rPr>
          <w:ins w:id="36" w:author="Angina, Kate" w:date="2026-01-22T14:49:00Z" w16du:dateUtc="2026-01-22T19:49:00Z"/>
          <w:rFonts w:ascii="Montserrat" w:eastAsia="Montserrat" w:hAnsi="Montserrat" w:cs="Montserrat"/>
        </w:rPr>
      </w:pPr>
      <w:r>
        <w:rPr>
          <w:rFonts w:ascii="Montserrat" w:eastAsia="Montserrat" w:hAnsi="Montserrat" w:cs="Montserrat"/>
        </w:rPr>
        <w:t>Updated scope, timeline, and cost estimate based on Round 2 discovery findings</w:t>
      </w:r>
    </w:p>
    <w:p w14:paraId="2EA9EDD7" w14:textId="15FC8787" w:rsidR="00CA4CDA" w:rsidRDefault="00CA4CDA">
      <w:pPr>
        <w:numPr>
          <w:ilvl w:val="0"/>
          <w:numId w:val="4"/>
        </w:numPr>
        <w:shd w:val="clear" w:color="auto" w:fill="FFFFFF"/>
        <w:spacing w:line="342" w:lineRule="auto"/>
        <w:ind w:left="1440" w:right="0"/>
        <w:rPr>
          <w:ins w:id="37" w:author="Angina, Kate" w:date="2026-01-22T14:49:00Z" w16du:dateUtc="2026-01-22T19:49:00Z"/>
          <w:rFonts w:ascii="Montserrat" w:eastAsia="Montserrat" w:hAnsi="Montserrat" w:cs="Montserrat"/>
        </w:rPr>
      </w:pPr>
      <w:ins w:id="38" w:author="Angina, Kate" w:date="2026-01-22T14:49:00Z" w16du:dateUtc="2026-01-22T19:49:00Z">
        <w:r>
          <w:rPr>
            <w:rFonts w:ascii="Montserrat" w:eastAsia="Montserrat" w:hAnsi="Montserrat" w:cs="Montserrat"/>
          </w:rPr>
          <w:t>Feature Roadmap with expected timelines</w:t>
        </w:r>
      </w:ins>
    </w:p>
    <w:p w14:paraId="0BFDACDB" w14:textId="6AD53885" w:rsidR="00CA4CDA" w:rsidRDefault="00CA4CDA">
      <w:pPr>
        <w:numPr>
          <w:ilvl w:val="0"/>
          <w:numId w:val="4"/>
        </w:numPr>
        <w:shd w:val="clear" w:color="auto" w:fill="FFFFFF"/>
        <w:spacing w:line="342" w:lineRule="auto"/>
        <w:ind w:left="1440" w:right="0"/>
        <w:rPr>
          <w:rFonts w:ascii="Montserrat" w:eastAsia="Montserrat" w:hAnsi="Montserrat" w:cs="Montserrat"/>
        </w:rPr>
      </w:pPr>
      <w:ins w:id="39" w:author="Angina, Kate" w:date="2026-01-22T14:49:00Z" w16du:dateUtc="2026-01-22T19:49:00Z">
        <w:r>
          <w:rPr>
            <w:rFonts w:ascii="Montserrat" w:eastAsia="Montserrat" w:hAnsi="Montserrat" w:cs="Montserrat"/>
          </w:rPr>
          <w:t>Development Backlog with refined requirements</w:t>
        </w:r>
      </w:ins>
    </w:p>
    <w:p w14:paraId="58D86092"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Risk assessment and mitigation strategies</w:t>
      </w:r>
    </w:p>
    <w:p w14:paraId="58D86093" w14:textId="77777777" w:rsidR="00C81D24" w:rsidRDefault="00E423A5">
      <w:pPr>
        <w:numPr>
          <w:ilvl w:val="0"/>
          <w:numId w:val="4"/>
        </w:numPr>
        <w:shd w:val="clear" w:color="auto" w:fill="FFFFFF"/>
        <w:spacing w:line="342" w:lineRule="auto"/>
        <w:ind w:left="1440" w:right="0"/>
        <w:rPr>
          <w:rFonts w:ascii="Montserrat" w:eastAsia="Montserrat" w:hAnsi="Montserrat" w:cs="Montserrat"/>
        </w:rPr>
      </w:pPr>
      <w:r>
        <w:rPr>
          <w:rFonts w:ascii="Montserrat" w:eastAsia="Montserrat" w:hAnsi="Montserrat" w:cs="Montserrat"/>
        </w:rPr>
        <w:t>Validation sessions with CLIENT stakeholders</w:t>
      </w:r>
      <w:r>
        <w:br/>
      </w:r>
    </w:p>
    <w:p w14:paraId="58D86094" w14:textId="77777777" w:rsidR="00C81D24" w:rsidRDefault="00E423A5">
      <w:pPr>
        <w:rPr>
          <w:rFonts w:ascii="Montserrat" w:eastAsia="Montserrat" w:hAnsi="Montserrat" w:cs="Montserrat"/>
        </w:rPr>
      </w:pPr>
      <w:r>
        <w:rPr>
          <w:rFonts w:ascii="Montserrat" w:eastAsia="Montserrat" w:hAnsi="Montserrat" w:cs="Montserrat"/>
          <w:color w:val="007DA5"/>
        </w:rPr>
        <w:t>1.2. Prioritization of Work</w:t>
      </w:r>
      <w:r>
        <w:rPr>
          <w:rFonts w:ascii="Montserrat" w:eastAsia="Montserrat" w:hAnsi="Montserrat" w:cs="Montserrat"/>
          <w:color w:val="007DA5"/>
        </w:rPr>
        <w:br/>
      </w:r>
      <w:proofErr w:type="spellStart"/>
      <w:r>
        <w:rPr>
          <w:rFonts w:ascii="Montserrat" w:eastAsia="Montserrat" w:hAnsi="Montserrat" w:cs="Montserrat"/>
        </w:rPr>
        <w:t>Orases</w:t>
      </w:r>
      <w:proofErr w:type="spellEnd"/>
      <w:r>
        <w:rPr>
          <w:rFonts w:ascii="Montserrat" w:eastAsia="Montserrat" w:hAnsi="Montserrat" w:cs="Montserrat"/>
        </w:rPr>
        <w:t xml:space="preserve"> and CLIENT will work collaboratively to establish the priority order for all features, enhancements, and tasks identified throughout the Analysis Activities.</w:t>
      </w:r>
    </w:p>
    <w:p w14:paraId="58D86095" w14:textId="180BE9AE" w:rsidR="00C81D24" w:rsidRDefault="00E423A5">
      <w:pPr>
        <w:numPr>
          <w:ilvl w:val="0"/>
          <w:numId w:val="3"/>
        </w:numPr>
        <w:rPr>
          <w:rFonts w:ascii="Montserrat" w:eastAsia="Montserrat" w:hAnsi="Montserrat" w:cs="Montserrat"/>
        </w:rPr>
      </w:pPr>
      <w:r>
        <w:rPr>
          <w:rFonts w:ascii="Montserrat" w:eastAsia="Montserrat" w:hAnsi="Montserrat" w:cs="Montserrat"/>
        </w:rPr>
        <w:t>Throughout the project, work for Section 1.3 (Design, Development, and Implementation) will begin once CLIENT has reviewed, approved, and prioritized the proposed work</w:t>
      </w:r>
      <w:ins w:id="40" w:author="Angina, Kate" w:date="2026-01-22T19:06:00Z" w16du:dateUtc="2026-01-23T00:06:00Z">
        <w:r w:rsidR="00B734E6">
          <w:rPr>
            <w:rFonts w:ascii="Montserrat" w:eastAsia="Montserrat" w:hAnsi="Montserrat" w:cs="Montserrat"/>
          </w:rPr>
          <w:t>, based on the chose methodology</w:t>
        </w:r>
      </w:ins>
      <w:r>
        <w:rPr>
          <w:rFonts w:ascii="Montserrat" w:eastAsia="Montserrat" w:hAnsi="Montserrat" w:cs="Montserrat"/>
        </w:rPr>
        <w:t xml:space="preserve">. </w:t>
      </w:r>
      <w:ins w:id="41" w:author="Angina, Kate" w:date="2026-01-22T14:49:00Z" w16du:dateUtc="2026-01-22T19:49:00Z">
        <w:r w:rsidR="00CA4CDA">
          <w:rPr>
            <w:rFonts w:ascii="Montserrat" w:eastAsia="Montserrat" w:hAnsi="Montserrat" w:cs="Montserrat"/>
          </w:rPr>
          <w:t>CLIENT has final decision-making</w:t>
        </w:r>
      </w:ins>
      <w:ins w:id="42" w:author="Angina, Kate" w:date="2026-01-22T14:50:00Z" w16du:dateUtc="2026-01-22T19:50:00Z">
        <w:r w:rsidR="00CA4CDA">
          <w:rPr>
            <w:rFonts w:ascii="Montserrat" w:eastAsia="Montserrat" w:hAnsi="Montserrat" w:cs="Montserrat"/>
          </w:rPr>
          <w:t xml:space="preserve"> authority on priorities.</w:t>
        </w:r>
      </w:ins>
    </w:p>
    <w:p w14:paraId="58D86096" w14:textId="77777777" w:rsidR="00C81D24" w:rsidRDefault="00E423A5">
      <w:pPr>
        <w:numPr>
          <w:ilvl w:val="0"/>
          <w:numId w:val="3"/>
        </w:numPr>
        <w:rPr>
          <w:ins w:id="43" w:author="Angina, Kate" w:date="2026-01-22T14:50:00Z" w16du:dateUtc="2026-01-22T19:50:00Z"/>
          <w:rFonts w:ascii="Montserrat" w:eastAsia="Montserrat" w:hAnsi="Montserrat" w:cs="Montserrat"/>
        </w:rPr>
      </w:pPr>
      <w:r>
        <w:rPr>
          <w:rFonts w:ascii="Montserrat" w:eastAsia="Montserrat" w:hAnsi="Montserrat" w:cs="Montserrat"/>
        </w:rPr>
        <w:lastRenderedPageBreak/>
        <w:t xml:space="preserve">Priorities may be updated throughout the Project at CLIENT’s direction, and </w:t>
      </w:r>
      <w:proofErr w:type="spellStart"/>
      <w:r>
        <w:rPr>
          <w:rFonts w:ascii="Montserrat" w:eastAsia="Montserrat" w:hAnsi="Montserrat" w:cs="Montserrat"/>
        </w:rPr>
        <w:t>Orases</w:t>
      </w:r>
      <w:proofErr w:type="spellEnd"/>
      <w:r>
        <w:rPr>
          <w:rFonts w:ascii="Montserrat" w:eastAsia="Montserrat" w:hAnsi="Montserrat" w:cs="Montserrat"/>
        </w:rPr>
        <w:t xml:space="preserve"> will provide updated estimates regarding timeline, scope, or budget.</w:t>
      </w:r>
    </w:p>
    <w:p w14:paraId="22068412" w14:textId="4BD62144" w:rsidR="00BB6AE6" w:rsidRDefault="00BB6AE6" w:rsidP="00BB6AE6">
      <w:pPr>
        <w:numPr>
          <w:ilvl w:val="0"/>
          <w:numId w:val="3"/>
        </w:numPr>
        <w:rPr>
          <w:ins w:id="44" w:author="Angina, Kate" w:date="2026-01-22T14:50:00Z" w16du:dateUtc="2026-01-22T19:50:00Z"/>
          <w:rFonts w:ascii="Montserrat" w:eastAsia="Montserrat" w:hAnsi="Montserrat" w:cs="Montserrat"/>
          <w:lang w:val="en-US"/>
        </w:rPr>
      </w:pPr>
      <w:ins w:id="45" w:author="Angina, Kate" w:date="2026-01-22T14:50:00Z" w16du:dateUtc="2026-01-22T19:50:00Z">
        <w:r w:rsidRPr="71849885">
          <w:rPr>
            <w:rFonts w:ascii="Montserrat" w:eastAsia="Montserrat" w:hAnsi="Montserrat" w:cs="Montserrat"/>
            <w:lang w:val="en-US"/>
          </w:rPr>
          <w:t xml:space="preserve">No work under section 1.3 will begin until </w:t>
        </w:r>
        <w:proofErr w:type="spellStart"/>
        <w:r w:rsidRPr="71849885">
          <w:rPr>
            <w:rFonts w:ascii="Montserrat" w:eastAsia="Montserrat" w:hAnsi="Montserrat" w:cs="Montserrat"/>
            <w:lang w:val="en-US"/>
          </w:rPr>
          <w:t>Orases</w:t>
        </w:r>
        <w:proofErr w:type="spellEnd"/>
        <w:r w:rsidRPr="71849885">
          <w:rPr>
            <w:rFonts w:ascii="Montserrat" w:eastAsia="Montserrat" w:hAnsi="Montserrat" w:cs="Montserrat"/>
            <w:lang w:val="en-US"/>
          </w:rPr>
          <w:t xml:space="preserve"> provide a written estimate and CLIENT issues written approval for the relevant work package or Sprint. CLIENT may re-prioritize the Backlog at any time; </w:t>
        </w:r>
        <w:proofErr w:type="spellStart"/>
        <w:r w:rsidRPr="71849885">
          <w:rPr>
            <w:rFonts w:ascii="Montserrat" w:eastAsia="Montserrat" w:hAnsi="Montserrat" w:cs="Montserrat"/>
            <w:lang w:val="en-US"/>
          </w:rPr>
          <w:t>Orases</w:t>
        </w:r>
        <w:proofErr w:type="spellEnd"/>
        <w:r w:rsidRPr="71849885">
          <w:rPr>
            <w:rFonts w:ascii="Montserrat" w:eastAsia="Montserrat" w:hAnsi="Montserrat" w:cs="Montserrat"/>
            <w:lang w:val="en-US"/>
          </w:rPr>
          <w:t xml:space="preserve"> will promptly provide written impact (timeline, scope, budget). Re-prioritization that remains within the approved scope and budget for the current Sprint/Phase will not require a Chan</w:t>
        </w:r>
        <w:r>
          <w:rPr>
            <w:rFonts w:ascii="Montserrat" w:eastAsia="Montserrat" w:hAnsi="Montserrat" w:cs="Montserrat"/>
            <w:lang w:val="en-US"/>
          </w:rPr>
          <w:t>g</w:t>
        </w:r>
        <w:r w:rsidRPr="71849885">
          <w:rPr>
            <w:rFonts w:ascii="Montserrat" w:eastAsia="Montserrat" w:hAnsi="Montserrat" w:cs="Montserrat"/>
            <w:lang w:val="en-US"/>
          </w:rPr>
          <w:t xml:space="preserve">e Order and will not increase fees. </w:t>
        </w:r>
      </w:ins>
      <w:ins w:id="46" w:author="Angina, Kate" w:date="2026-01-22T19:05:00Z" w16du:dateUtc="2026-01-23T00:05:00Z">
        <w:r w:rsidR="00512FD2">
          <w:rPr>
            <w:rFonts w:ascii="Montserrat" w:eastAsia="Montserrat" w:hAnsi="Montserrat" w:cs="Montserrat"/>
            <w:lang w:val="en-US"/>
          </w:rPr>
          <w:t xml:space="preserve">In case not-to-exceed (NTE) sum will be determined for any Deliverable </w:t>
        </w:r>
      </w:ins>
      <w:proofErr w:type="spellStart"/>
      <w:ins w:id="47" w:author="Angina, Kate" w:date="2026-01-22T14:50:00Z" w16du:dateUtc="2026-01-22T19:50:00Z">
        <w:r w:rsidRPr="71849885">
          <w:rPr>
            <w:rFonts w:ascii="Montserrat" w:eastAsia="Montserrat" w:hAnsi="Montserrat" w:cs="Montserrat"/>
            <w:lang w:val="en-US"/>
          </w:rPr>
          <w:t>Orases</w:t>
        </w:r>
        <w:proofErr w:type="spellEnd"/>
        <w:r w:rsidRPr="71849885">
          <w:rPr>
            <w:rFonts w:ascii="Montserrat" w:eastAsia="Montserrat" w:hAnsi="Montserrat" w:cs="Montserrat"/>
            <w:lang w:val="en-US"/>
          </w:rPr>
          <w:t xml:space="preserve"> will not exceed any approved NTE without CLIENT’s prior written approval and will maintain a shared backlog with periodic status reports on progress and budget burn. Silence or inaction by CLIENT does not constitute approval.</w:t>
        </w:r>
      </w:ins>
    </w:p>
    <w:p w14:paraId="5D178A17" w14:textId="77777777" w:rsidR="00BB6AE6" w:rsidRDefault="00BB6AE6">
      <w:pPr>
        <w:numPr>
          <w:ilvl w:val="0"/>
          <w:numId w:val="3"/>
        </w:numPr>
        <w:rPr>
          <w:rFonts w:ascii="Montserrat" w:eastAsia="Montserrat" w:hAnsi="Montserrat" w:cs="Montserrat"/>
        </w:rPr>
      </w:pPr>
    </w:p>
    <w:p w14:paraId="58D86097" w14:textId="77777777" w:rsidR="00C81D24" w:rsidRDefault="00C81D24">
      <w:pPr>
        <w:ind w:left="0"/>
        <w:rPr>
          <w:rFonts w:ascii="Montserrat" w:eastAsia="Montserrat" w:hAnsi="Montserrat" w:cs="Montserrat"/>
          <w:b/>
          <w:bCs/>
        </w:rPr>
      </w:pPr>
    </w:p>
    <w:p w14:paraId="58D86098" w14:textId="77777777" w:rsidR="00C81D24" w:rsidRDefault="00E423A5">
      <w:pPr>
        <w:ind w:right="450"/>
        <w:rPr>
          <w:rFonts w:ascii="Montserrat" w:eastAsia="Montserrat" w:hAnsi="Montserrat" w:cs="Montserrat"/>
        </w:rPr>
      </w:pPr>
      <w:r>
        <w:rPr>
          <w:rFonts w:ascii="Montserrat" w:eastAsia="Montserrat" w:hAnsi="Montserrat" w:cs="Montserrat"/>
          <w:color w:val="007DA5"/>
        </w:rPr>
        <w:t>1.3. Design, Development, and Implementation</w:t>
      </w:r>
      <w:r>
        <w:rPr>
          <w:rFonts w:ascii="Montserrat" w:eastAsia="Montserrat" w:hAnsi="Montserrat" w:cs="Montserrat"/>
          <w:color w:val="007DA5"/>
        </w:rPr>
        <w:br/>
      </w:r>
      <w:r>
        <w:rPr>
          <w:rFonts w:ascii="Montserrat" w:eastAsia="Montserrat" w:hAnsi="Montserrat" w:cs="Montserrat"/>
        </w:rPr>
        <w:t xml:space="preserve">Following CLIENT’s approval of priorities, </w:t>
      </w:r>
      <w:proofErr w:type="spellStart"/>
      <w:r>
        <w:rPr>
          <w:rFonts w:ascii="Montserrat" w:eastAsia="Montserrat" w:hAnsi="Montserrat" w:cs="Montserrat"/>
        </w:rPr>
        <w:t>Orases</w:t>
      </w:r>
      <w:proofErr w:type="spellEnd"/>
      <w:r>
        <w:rPr>
          <w:rFonts w:ascii="Montserrat" w:eastAsia="Montserrat" w:hAnsi="Montserrat" w:cs="Montserrat"/>
        </w:rPr>
        <w:t xml:space="preserve"> will proceed with design, development, testing, and </w:t>
      </w:r>
      <w:commentRangeStart w:id="48"/>
      <w:r>
        <w:rPr>
          <w:rFonts w:ascii="Montserrat" w:eastAsia="Montserrat" w:hAnsi="Montserrat" w:cs="Montserrat"/>
        </w:rPr>
        <w:t>implementation of the approved features</w:t>
      </w:r>
      <w:commentRangeEnd w:id="48"/>
      <w:r w:rsidR="00033476">
        <w:rPr>
          <w:rStyle w:val="CommentReference"/>
        </w:rPr>
        <w:commentReference w:id="48"/>
      </w:r>
      <w:r>
        <w:rPr>
          <w:rFonts w:ascii="Montserrat" w:eastAsia="Montserrat" w:hAnsi="Montserrat" w:cs="Montserrat"/>
        </w:rPr>
        <w:t>. Activities may include, but are not limited to:</w:t>
      </w:r>
    </w:p>
    <w:p w14:paraId="58D86099" w14:textId="77777777" w:rsidR="00C81D24" w:rsidRDefault="00E423A5">
      <w:pPr>
        <w:numPr>
          <w:ilvl w:val="0"/>
          <w:numId w:val="2"/>
        </w:numPr>
        <w:rPr>
          <w:rFonts w:ascii="Montserrat" w:eastAsia="Montserrat" w:hAnsi="Montserrat" w:cs="Montserrat"/>
        </w:rPr>
      </w:pPr>
      <w:r>
        <w:rPr>
          <w:rFonts w:ascii="Montserrat" w:eastAsia="Montserrat" w:hAnsi="Montserrat" w:cs="Montserrat"/>
        </w:rPr>
        <w:t>UX/UI design refining elements identified during the Analysis Phase</w:t>
      </w:r>
    </w:p>
    <w:p w14:paraId="58D8609A" w14:textId="49869FE1" w:rsidR="00C81D24" w:rsidRDefault="00E423A5">
      <w:pPr>
        <w:numPr>
          <w:ilvl w:val="0"/>
          <w:numId w:val="2"/>
        </w:numPr>
        <w:rPr>
          <w:rFonts w:ascii="Montserrat" w:eastAsia="Montserrat" w:hAnsi="Montserrat" w:cs="Montserrat"/>
        </w:rPr>
      </w:pPr>
      <w:r>
        <w:rPr>
          <w:rFonts w:ascii="Montserrat" w:eastAsia="Montserrat" w:hAnsi="Montserrat" w:cs="Montserrat"/>
        </w:rPr>
        <w:t>Front-end and back-end iterative development</w:t>
      </w:r>
      <w:ins w:id="49" w:author="Angina, Kate" w:date="2026-01-22T14:52:00Z" w16du:dateUtc="2026-01-22T19:52:00Z">
        <w:r w:rsidR="005955C5">
          <w:rPr>
            <w:rFonts w:ascii="Montserrat" w:eastAsia="Montserrat" w:hAnsi="Montserrat" w:cs="Montserrat"/>
          </w:rPr>
          <w:t xml:space="preserve"> of features defined on Development Backlog</w:t>
        </w:r>
      </w:ins>
    </w:p>
    <w:p w14:paraId="58D8609B" w14:textId="2988253B" w:rsidR="00C81D24" w:rsidRDefault="00E423A5">
      <w:pPr>
        <w:numPr>
          <w:ilvl w:val="0"/>
          <w:numId w:val="2"/>
        </w:numPr>
        <w:rPr>
          <w:rFonts w:ascii="Montserrat" w:eastAsia="Montserrat" w:hAnsi="Montserrat" w:cs="Montserrat"/>
        </w:rPr>
      </w:pPr>
      <w:r>
        <w:rPr>
          <w:rFonts w:ascii="Montserrat" w:eastAsia="Montserrat" w:hAnsi="Montserrat" w:cs="Montserrat"/>
        </w:rPr>
        <w:t>Integration with CLIENT systems or third-party services</w:t>
      </w:r>
      <w:ins w:id="50" w:author="Angina, Kate" w:date="2026-01-22T14:52:00Z" w16du:dateUtc="2026-01-22T19:52:00Z">
        <w:r w:rsidR="005955C5">
          <w:rPr>
            <w:rFonts w:ascii="Montserrat" w:eastAsia="Montserrat" w:hAnsi="Montserrat" w:cs="Montserrat"/>
          </w:rPr>
          <w:t>, including hosting and configuration setup for those services, as applicable.</w:t>
        </w:r>
      </w:ins>
    </w:p>
    <w:p w14:paraId="58D8609C" w14:textId="77777777" w:rsidR="00C81D24" w:rsidRDefault="00E423A5">
      <w:pPr>
        <w:numPr>
          <w:ilvl w:val="0"/>
          <w:numId w:val="2"/>
        </w:numPr>
        <w:rPr>
          <w:rFonts w:ascii="Montserrat" w:eastAsia="Montserrat" w:hAnsi="Montserrat" w:cs="Montserrat"/>
        </w:rPr>
      </w:pPr>
      <w:r>
        <w:rPr>
          <w:rFonts w:ascii="Montserrat" w:eastAsia="Montserrat" w:hAnsi="Montserrat" w:cs="Montserrat"/>
        </w:rPr>
        <w:t>System configuration and environment setup</w:t>
      </w:r>
    </w:p>
    <w:p w14:paraId="58D8609D" w14:textId="77777777" w:rsidR="00C81D24" w:rsidRDefault="00E423A5">
      <w:pPr>
        <w:numPr>
          <w:ilvl w:val="0"/>
          <w:numId w:val="2"/>
        </w:numPr>
        <w:rPr>
          <w:ins w:id="51" w:author="Angina, Kate" w:date="2026-01-22T14:54:00Z" w16du:dateUtc="2026-01-22T19:54:00Z"/>
          <w:rFonts w:ascii="Montserrat" w:eastAsia="Montserrat" w:hAnsi="Montserrat" w:cs="Montserrat"/>
        </w:rPr>
      </w:pPr>
      <w:commentRangeStart w:id="52"/>
      <w:r>
        <w:rPr>
          <w:rFonts w:ascii="Montserrat" w:eastAsia="Montserrat" w:hAnsi="Montserrat" w:cs="Montserrat"/>
        </w:rPr>
        <w:t>QA testing, bug resolution, and deployment support</w:t>
      </w:r>
      <w:commentRangeEnd w:id="52"/>
      <w:r w:rsidR="00E13C10">
        <w:rPr>
          <w:rStyle w:val="CommentReference"/>
        </w:rPr>
        <w:commentReference w:id="52"/>
      </w:r>
    </w:p>
    <w:p w14:paraId="40C281E8" w14:textId="77777777" w:rsidR="001378F3" w:rsidRDefault="001378F3" w:rsidP="001378F3">
      <w:pPr>
        <w:numPr>
          <w:ilvl w:val="0"/>
          <w:numId w:val="2"/>
        </w:numPr>
        <w:rPr>
          <w:ins w:id="53" w:author="Angina, Kate" w:date="2026-01-22T14:54:00Z" w16du:dateUtc="2026-01-22T19:54:00Z"/>
          <w:rFonts w:ascii="Montserrat" w:eastAsia="Montserrat" w:hAnsi="Montserrat" w:cs="Montserrat"/>
        </w:rPr>
      </w:pPr>
      <w:ins w:id="54" w:author="Angina, Kate" w:date="2026-01-22T14:54:00Z" w16du:dateUtc="2026-01-22T19:54:00Z">
        <w:r w:rsidRPr="780F3A05">
          <w:rPr>
            <w:rFonts w:ascii="Montserrat" w:eastAsia="Montserrat" w:hAnsi="Montserrat" w:cs="Montserrat"/>
          </w:rPr>
          <w:t>Documentation of system configuration, environment setup, deployment, and any other project processes established</w:t>
        </w:r>
      </w:ins>
    </w:p>
    <w:p w14:paraId="00FE7EB9" w14:textId="77777777" w:rsidR="001378F3" w:rsidRDefault="001378F3" w:rsidP="001378F3">
      <w:pPr>
        <w:numPr>
          <w:ilvl w:val="0"/>
          <w:numId w:val="2"/>
        </w:numPr>
        <w:rPr>
          <w:ins w:id="55" w:author="Angina, Kate" w:date="2026-01-22T14:54:00Z" w16du:dateUtc="2026-01-22T19:54:00Z"/>
          <w:rFonts w:ascii="Montserrat" w:eastAsia="Montserrat" w:hAnsi="Montserrat" w:cs="Montserrat"/>
        </w:rPr>
      </w:pPr>
      <w:ins w:id="56" w:author="Angina, Kate" w:date="2026-01-22T14:54:00Z" w16du:dateUtc="2026-01-22T19:54:00Z">
        <w:r w:rsidRPr="780F3A05">
          <w:rPr>
            <w:rFonts w:ascii="Montserrat" w:eastAsia="Montserrat" w:hAnsi="Montserrat" w:cs="Montserrat"/>
          </w:rPr>
          <w:t>Training for Duke project team on system configuration, environment setup, deployment, and any other project processes established</w:t>
        </w:r>
      </w:ins>
    </w:p>
    <w:p w14:paraId="77D244FB" w14:textId="77777777" w:rsidR="001378F3" w:rsidRDefault="001378F3">
      <w:pPr>
        <w:numPr>
          <w:ilvl w:val="0"/>
          <w:numId w:val="2"/>
        </w:numPr>
        <w:rPr>
          <w:rFonts w:ascii="Montserrat" w:eastAsia="Montserrat" w:hAnsi="Montserrat" w:cs="Montserrat"/>
        </w:rPr>
      </w:pPr>
    </w:p>
    <w:p w14:paraId="58D8609E" w14:textId="77777777" w:rsidR="00C81D24" w:rsidRDefault="00C81D24">
      <w:pPr>
        <w:ind w:left="0"/>
        <w:rPr>
          <w:rFonts w:ascii="Montserrat" w:eastAsia="Montserrat" w:hAnsi="Montserrat" w:cs="Montserrat"/>
        </w:rPr>
      </w:pPr>
    </w:p>
    <w:p w14:paraId="58D8609F" w14:textId="77777777" w:rsidR="00C81D24" w:rsidRDefault="00E423A5">
      <w:pPr>
        <w:ind w:left="0"/>
        <w:rPr>
          <w:rFonts w:ascii="Montserrat" w:eastAsia="Montserrat" w:hAnsi="Montserrat" w:cs="Montserrat"/>
        </w:rPr>
      </w:pPr>
      <w:commentRangeStart w:id="57"/>
      <w:r>
        <w:rPr>
          <w:rFonts w:ascii="Montserrat" w:eastAsia="Montserrat" w:hAnsi="Montserrat" w:cs="Montserrat"/>
        </w:rPr>
        <w:t xml:space="preserve">If ongoing support, maintenance, or hosting services are required, </w:t>
      </w:r>
      <w:proofErr w:type="spellStart"/>
      <w:r>
        <w:rPr>
          <w:rFonts w:ascii="Montserrat" w:eastAsia="Montserrat" w:hAnsi="Montserrat" w:cs="Montserrat"/>
        </w:rPr>
        <w:t>Orases</w:t>
      </w:r>
      <w:proofErr w:type="spellEnd"/>
      <w:r>
        <w:rPr>
          <w:rFonts w:ascii="Montserrat" w:eastAsia="Montserrat" w:hAnsi="Montserrat" w:cs="Montserrat"/>
        </w:rPr>
        <w:t xml:space="preserve"> and CLIENT will scope such services separately and execute one or more additional SOWs.</w:t>
      </w:r>
      <w:commentRangeEnd w:id="57"/>
      <w:r w:rsidR="0086270F">
        <w:rPr>
          <w:rStyle w:val="CommentReference"/>
        </w:rPr>
        <w:commentReference w:id="57"/>
      </w:r>
    </w:p>
    <w:p w14:paraId="58D860A0" w14:textId="5EBAA68E" w:rsidR="00C81D24" w:rsidRDefault="00C81D24">
      <w:pPr>
        <w:ind w:left="0"/>
        <w:rPr>
          <w:rFonts w:ascii="Montserrat" w:eastAsia="Montserrat" w:hAnsi="Montserrat" w:cs="Montserrat"/>
        </w:rPr>
      </w:pPr>
    </w:p>
    <w:p w14:paraId="58D860A1" w14:textId="77777777" w:rsidR="00C81D24" w:rsidRDefault="00E423A5">
      <w:pPr>
        <w:rPr>
          <w:rFonts w:ascii="Montserrat" w:eastAsia="Montserrat" w:hAnsi="Montserrat" w:cs="Montserrat"/>
          <w:color w:val="007DA5"/>
        </w:rPr>
      </w:pPr>
      <w:r>
        <w:rPr>
          <w:rFonts w:ascii="Montserrat" w:eastAsia="Montserrat" w:hAnsi="Montserrat" w:cs="Montserrat"/>
          <w:color w:val="007DA5"/>
        </w:rPr>
        <w:t>1.4 Review Period, Acceptance</w:t>
      </w:r>
    </w:p>
    <w:p w14:paraId="4280148B" w14:textId="3586BA4D" w:rsidR="00F51BEF" w:rsidRPr="005B428A" w:rsidRDefault="00F51BEF" w:rsidP="00F51BEF">
      <w:pPr>
        <w:rPr>
          <w:ins w:id="58" w:author="Angina, Kate" w:date="2026-01-22T19:08:00Z" w16du:dateUtc="2026-01-23T00:08:00Z"/>
        </w:rPr>
      </w:pPr>
      <w:ins w:id="59" w:author="Angina, Kate" w:date="2026-01-22T19:08:00Z" w16du:dateUtc="2026-01-23T00:08:00Z">
        <w:r w:rsidRPr="005B428A">
          <w:t>Deliverables</w:t>
        </w:r>
      </w:ins>
      <w:ins w:id="60" w:author="Angina, Kate" w:date="2026-01-22T19:12:00Z" w16du:dateUtc="2026-01-23T00:12:00Z">
        <w:r w:rsidR="002C78A0">
          <w:t xml:space="preserve"> or Milestones</w:t>
        </w:r>
      </w:ins>
      <w:ins w:id="61" w:author="Angina, Kate" w:date="2026-01-22T19:08:00Z" w16du:dateUtc="2026-01-23T00:08:00Z">
        <w:r w:rsidRPr="005B428A">
          <w:t xml:space="preserve"> established or outcomes received during the activities described in sections 1.1 and 1.3 shall be reviewed and either accepted or rejected in accordance with the following procedure</w:t>
        </w:r>
      </w:ins>
      <w:ins w:id="62" w:author="Angina, Kate" w:date="2026-01-22T19:09:00Z" w16du:dateUtc="2026-01-23T00:09:00Z">
        <w:r>
          <w:t>:</w:t>
        </w:r>
      </w:ins>
    </w:p>
    <w:p w14:paraId="67C0C8C7" w14:textId="589FF725" w:rsidR="00FF3752" w:rsidRDefault="001F68E9">
      <w:pPr>
        <w:rPr>
          <w:ins w:id="63" w:author="Angina, Kate" w:date="2026-01-22T15:00:00Z" w16du:dateUtc="2026-01-22T20:00:00Z"/>
          <w:rFonts w:ascii="Montserrat" w:eastAsia="Montserrat" w:hAnsi="Montserrat" w:cs="Montserrat"/>
        </w:rPr>
      </w:pPr>
      <w:ins w:id="64" w:author="Angina, Kate" w:date="2026-01-22T14:58:00Z" w16du:dateUtc="2026-01-22T19:58:00Z">
        <w:r>
          <w:rPr>
            <w:rFonts w:ascii="Montserrat" w:eastAsia="Montserrat" w:hAnsi="Montserrat" w:cs="Montserrat"/>
          </w:rPr>
          <w:t xml:space="preserve">- </w:t>
        </w:r>
      </w:ins>
      <w:r w:rsidR="00E423A5">
        <w:rPr>
          <w:rFonts w:ascii="Montserrat" w:eastAsia="Montserrat" w:hAnsi="Montserrat" w:cs="Montserrat"/>
        </w:rPr>
        <w:t xml:space="preserve">CLIENT shall have </w:t>
      </w:r>
      <w:del w:id="65" w:author="Angina, Kate" w:date="2026-01-22T14:58:00Z" w16du:dateUtc="2026-01-22T19:58:00Z">
        <w:r w:rsidR="00E423A5" w:rsidDel="001F68E9">
          <w:rPr>
            <w:rFonts w:ascii="Montserrat" w:eastAsia="Montserrat" w:hAnsi="Montserrat" w:cs="Montserrat"/>
          </w:rPr>
          <w:delText>fi</w:delText>
        </w:r>
        <w:r w:rsidR="00E423A5" w:rsidDel="001F68E9">
          <w:rPr>
            <w:rFonts w:ascii="Montserrat" w:eastAsia="Montserrat" w:hAnsi="Montserrat" w:cs="Montserrat"/>
          </w:rPr>
          <w:delText>ve</w:delText>
        </w:r>
      </w:del>
      <w:ins w:id="66" w:author="Angina, Kate" w:date="2026-01-22T14:58:00Z" w16du:dateUtc="2026-01-22T19:58:00Z">
        <w:r>
          <w:rPr>
            <w:rFonts w:ascii="Montserrat" w:eastAsia="Montserrat" w:hAnsi="Montserrat" w:cs="Montserrat"/>
          </w:rPr>
          <w:t>fifteen</w:t>
        </w:r>
      </w:ins>
      <w:r w:rsidR="00E423A5">
        <w:rPr>
          <w:rFonts w:ascii="Montserrat" w:eastAsia="Montserrat" w:hAnsi="Montserrat" w:cs="Montserrat"/>
        </w:rPr>
        <w:t xml:space="preserve"> (</w:t>
      </w:r>
      <w:ins w:id="67" w:author="Angina, Kate" w:date="2026-01-22T14:58:00Z" w16du:dateUtc="2026-01-22T19:58:00Z">
        <w:r>
          <w:rPr>
            <w:rFonts w:ascii="Montserrat" w:eastAsia="Montserrat" w:hAnsi="Montserrat" w:cs="Montserrat"/>
          </w:rPr>
          <w:t>1</w:t>
        </w:r>
      </w:ins>
      <w:r w:rsidR="00E423A5">
        <w:rPr>
          <w:rFonts w:ascii="Montserrat" w:eastAsia="Montserrat" w:hAnsi="Montserrat" w:cs="Montserrat"/>
        </w:rPr>
        <w:t>5) business days after delivery of the applicable Deliverables (the</w:t>
      </w:r>
      <w:r w:rsidR="00E423A5">
        <w:rPr>
          <w:rFonts w:ascii="Montserrat" w:eastAsia="Montserrat" w:hAnsi="Montserrat" w:cs="Montserrat"/>
          <w:b/>
          <w:bCs/>
        </w:rPr>
        <w:t xml:space="preserve"> “Review Period”</w:t>
      </w:r>
      <w:r w:rsidR="00E423A5">
        <w:rPr>
          <w:rFonts w:ascii="Montserrat" w:eastAsia="Montserrat" w:hAnsi="Montserrat" w:cs="Montserrat"/>
        </w:rPr>
        <w:t>) to review and test the Services and Deliverables.</w:t>
      </w:r>
      <w:ins w:id="68" w:author="Angina, Kate" w:date="2026-01-22T14:58:00Z" w16du:dateUtc="2026-01-22T19:58:00Z">
        <w:r w:rsidR="000A5AF1">
          <w:rPr>
            <w:rFonts w:ascii="Montserrat" w:eastAsia="Montserrat" w:hAnsi="Montserrat" w:cs="Montserrat"/>
          </w:rPr>
          <w:t xml:space="preserve"> </w:t>
        </w:r>
        <w:r w:rsidR="000A5AF1" w:rsidRPr="780F3A05">
          <w:rPr>
            <w:rFonts w:ascii="Montserrat" w:eastAsia="Montserrat" w:hAnsi="Montserrat" w:cs="Montserrat"/>
            <w:lang w:val="en-US"/>
          </w:rPr>
          <w:t xml:space="preserve">CLIENT will indicate acceptance </w:t>
        </w:r>
        <w:r w:rsidR="000A5AF1">
          <w:rPr>
            <w:rFonts w:ascii="Montserrat" w:eastAsia="Montserrat" w:hAnsi="Montserrat" w:cs="Montserrat"/>
            <w:lang w:val="en-US"/>
          </w:rPr>
          <w:t xml:space="preserve">or rejection </w:t>
        </w:r>
        <w:r w:rsidR="000A5AF1" w:rsidRPr="780F3A05">
          <w:rPr>
            <w:rFonts w:ascii="Montserrat" w:eastAsia="Montserrat" w:hAnsi="Montserrat" w:cs="Montserrat"/>
            <w:lang w:val="en-US"/>
          </w:rPr>
          <w:t xml:space="preserve">of applicable </w:t>
        </w:r>
        <w:r w:rsidR="000A5AF1" w:rsidRPr="780F3A05">
          <w:rPr>
            <w:rFonts w:ascii="Montserrat" w:eastAsia="Montserrat" w:hAnsi="Montserrat" w:cs="Montserrat"/>
            <w:lang w:val="en-US"/>
          </w:rPr>
          <w:lastRenderedPageBreak/>
          <w:t>Deliverables in writing</w:t>
        </w:r>
        <w:r w:rsidR="000A5AF1">
          <w:rPr>
            <w:rFonts w:ascii="Montserrat" w:eastAsia="Montserrat" w:hAnsi="Montserrat" w:cs="Montserrat"/>
            <w:lang w:val="en-US"/>
          </w:rPr>
          <w:t>.</w:t>
        </w:r>
      </w:ins>
      <w:ins w:id="69" w:author="Angina, Kate" w:date="2026-01-22T15:22:00Z" w16du:dateUtc="2026-01-22T20:22:00Z">
        <w:r w:rsidR="00EB6B62" w:rsidRPr="00EB6B62">
          <w:rPr>
            <w:rFonts w:ascii="Montserrat" w:eastAsia="Montserrat" w:hAnsi="Montserrat" w:cs="Montserrat"/>
            <w:color w:val="666666"/>
          </w:rPr>
          <w:t xml:space="preserve"> </w:t>
        </w:r>
        <w:r w:rsidR="00EB6B62" w:rsidRPr="71849885">
          <w:rPr>
            <w:rFonts w:ascii="Montserrat" w:eastAsia="Montserrat" w:hAnsi="Montserrat" w:cs="Montserrat"/>
            <w:color w:val="666666"/>
          </w:rPr>
          <w:t xml:space="preserve">For clarity, mutual written </w:t>
        </w:r>
        <w:r w:rsidR="00722C7C">
          <w:rPr>
            <w:rFonts w:ascii="Montserrat" w:eastAsia="Montserrat" w:hAnsi="Montserrat" w:cs="Montserrat"/>
            <w:color w:val="666666"/>
          </w:rPr>
          <w:t>acceptance</w:t>
        </w:r>
        <w:r w:rsidR="00EB6B62" w:rsidRPr="71849885">
          <w:rPr>
            <w:rFonts w:ascii="Montserrat" w:eastAsia="Montserrat" w:hAnsi="Montserrat" w:cs="Montserrat"/>
            <w:color w:val="666666"/>
          </w:rPr>
          <w:t xml:space="preserve"> includes e-mail confirmations between designated project managers.</w:t>
        </w:r>
      </w:ins>
      <w:r w:rsidR="00E423A5">
        <w:rPr>
          <w:rFonts w:ascii="Montserrat" w:eastAsia="Montserrat" w:hAnsi="Montserrat" w:cs="Montserrat"/>
        </w:rPr>
        <w:t xml:space="preserve"> If CLIENT determines that any Services or Deliverables do not conform to the requirements of this SOW, Client shall provide written notice of such discrepancies, within the Review Period, in accordance with </w:t>
      </w:r>
      <w:commentRangeStart w:id="70"/>
      <w:r w:rsidR="00E423A5">
        <w:rPr>
          <w:rFonts w:ascii="Montserrat" w:eastAsia="Montserrat" w:hAnsi="Montserrat" w:cs="Montserrat"/>
        </w:rPr>
        <w:t>Section 4. Inspection and Acceptance provisions of the Agreement</w:t>
      </w:r>
      <w:commentRangeEnd w:id="70"/>
      <w:r w:rsidR="00102B80">
        <w:rPr>
          <w:rStyle w:val="CommentReference"/>
        </w:rPr>
        <w:commentReference w:id="70"/>
      </w:r>
      <w:r w:rsidR="00E423A5">
        <w:rPr>
          <w:rFonts w:ascii="Montserrat" w:eastAsia="Montserrat" w:hAnsi="Montserrat" w:cs="Montserrat"/>
        </w:rPr>
        <w:t xml:space="preserve">. </w:t>
      </w:r>
    </w:p>
    <w:p w14:paraId="571A9527" w14:textId="4FC7606B" w:rsidR="00790E1E" w:rsidRDefault="00FF3752" w:rsidP="00790E1E">
      <w:pPr>
        <w:rPr>
          <w:ins w:id="71" w:author="Angina, Kate" w:date="2026-01-22T15:00:00Z" w16du:dateUtc="2026-01-22T20:00:00Z"/>
          <w:rFonts w:ascii="Montserrat" w:eastAsia="Montserrat" w:hAnsi="Montserrat" w:cs="Montserrat"/>
          <w:lang w:val="en-US"/>
        </w:rPr>
      </w:pPr>
      <w:ins w:id="72" w:author="Angina, Kate" w:date="2026-01-22T15:00:00Z" w16du:dateUtc="2026-01-22T20:00:00Z">
        <w:r w:rsidRPr="71849885">
          <w:rPr>
            <w:rFonts w:ascii="Montserrat" w:eastAsia="Montserrat" w:hAnsi="Montserrat" w:cs="Montserrat"/>
            <w:lang w:val="en-US"/>
          </w:rPr>
          <w:t xml:space="preserve">If </w:t>
        </w:r>
        <w:proofErr w:type="spellStart"/>
        <w:r w:rsidRPr="71849885">
          <w:rPr>
            <w:rFonts w:ascii="Montserrat" w:eastAsia="Montserrat" w:hAnsi="Montserrat" w:cs="Montserrat"/>
            <w:lang w:val="en-US"/>
          </w:rPr>
          <w:t>Orases</w:t>
        </w:r>
        <w:proofErr w:type="spellEnd"/>
        <w:r w:rsidRPr="71849885">
          <w:rPr>
            <w:rFonts w:ascii="Montserrat" w:eastAsia="Montserrat" w:hAnsi="Montserrat" w:cs="Montserrat"/>
            <w:lang w:val="en-US"/>
          </w:rPr>
          <w:t xml:space="preserve"> fails to deliver the Deliverable and Duke Energy Provides notice of rejection to </w:t>
        </w:r>
        <w:proofErr w:type="spellStart"/>
        <w:r w:rsidRPr="71849885">
          <w:rPr>
            <w:rFonts w:ascii="Montserrat" w:eastAsia="Montserrat" w:hAnsi="Montserrat" w:cs="Montserrat"/>
            <w:lang w:val="en-US"/>
          </w:rPr>
          <w:t>Orases</w:t>
        </w:r>
        <w:proofErr w:type="spellEnd"/>
        <w:r w:rsidRPr="71849885">
          <w:rPr>
            <w:rFonts w:ascii="Montserrat" w:eastAsia="Montserrat" w:hAnsi="Montserrat" w:cs="Montserrat"/>
            <w:lang w:val="en-US"/>
          </w:rPr>
          <w:t xml:space="preserve"> per the terms above, </w:t>
        </w:r>
        <w:proofErr w:type="spellStart"/>
        <w:r w:rsidRPr="71849885">
          <w:rPr>
            <w:rFonts w:ascii="Montserrat" w:eastAsia="Montserrat" w:hAnsi="Montserrat" w:cs="Montserrat"/>
            <w:lang w:val="en-US"/>
          </w:rPr>
          <w:t>Orases</w:t>
        </w:r>
        <w:proofErr w:type="spellEnd"/>
        <w:r w:rsidRPr="71849885">
          <w:rPr>
            <w:rFonts w:ascii="Montserrat" w:eastAsia="Montserrat" w:hAnsi="Montserrat" w:cs="Montserrat"/>
            <w:lang w:val="en-US"/>
          </w:rPr>
          <w:t xml:space="preserve"> shall have fifteen (15) Business Days upon rejection from Duke Energy to address gaps or provide a proposal for a plan to</w:t>
        </w:r>
        <w:r>
          <w:rPr>
            <w:rFonts w:ascii="Montserrat" w:eastAsia="Montserrat" w:hAnsi="Montserrat" w:cs="Montserrat"/>
            <w:lang w:val="en-US"/>
          </w:rPr>
          <w:t xml:space="preserve"> </w:t>
        </w:r>
        <w:r w:rsidRPr="71849885">
          <w:rPr>
            <w:rFonts w:ascii="Montserrat" w:eastAsia="Montserrat" w:hAnsi="Montserrat" w:cs="Montserrat"/>
            <w:lang w:val="en-US"/>
          </w:rPr>
          <w:t>remediate any Deliverable to Duke Energy.</w:t>
        </w:r>
        <w:r w:rsidR="00790E1E">
          <w:rPr>
            <w:rFonts w:ascii="Montserrat" w:eastAsia="Montserrat" w:hAnsi="Montserrat" w:cs="Montserrat"/>
            <w:lang w:val="en-US"/>
          </w:rPr>
          <w:t xml:space="preserve"> R</w:t>
        </w:r>
        <w:r w:rsidR="00790E1E" w:rsidRPr="007517DD">
          <w:rPr>
            <w:rFonts w:ascii="Montserrat" w:eastAsia="Montserrat" w:hAnsi="Montserrat" w:cs="Montserrat"/>
            <w:lang w:val="en-US"/>
          </w:rPr>
          <w:t xml:space="preserve">e-delivery will occur within </w:t>
        </w:r>
        <w:r w:rsidR="00790E1E" w:rsidRPr="71849885">
          <w:rPr>
            <w:rFonts w:ascii="Montserrat" w:eastAsia="Montserrat" w:hAnsi="Montserrat" w:cs="Montserrat"/>
            <w:lang w:val="en-US"/>
          </w:rPr>
          <w:t>the agreed</w:t>
        </w:r>
        <w:r w:rsidR="00790E1E" w:rsidRPr="007517DD">
          <w:rPr>
            <w:rFonts w:ascii="Montserrat" w:eastAsia="Montserrat" w:hAnsi="Montserrat" w:cs="Montserrat"/>
            <w:lang w:val="en-US"/>
          </w:rPr>
          <w:t xml:space="preserve"> timeframe. </w:t>
        </w:r>
        <w:r w:rsidR="00790E1E" w:rsidRPr="71849885">
          <w:rPr>
            <w:rFonts w:ascii="Montserrat" w:eastAsia="Montserrat" w:hAnsi="Montserrat" w:cs="Montserrat"/>
            <w:lang w:val="en-US"/>
          </w:rPr>
          <w:t xml:space="preserve">Duke Energy shall have </w:t>
        </w:r>
      </w:ins>
      <w:ins w:id="73" w:author="Angina, Kate" w:date="2026-01-22T15:01:00Z" w16du:dateUtc="2026-01-22T20:01:00Z">
        <w:r w:rsidR="00790E1E">
          <w:rPr>
            <w:rFonts w:ascii="Montserrat" w:eastAsia="Montserrat" w:hAnsi="Montserrat" w:cs="Montserrat"/>
            <w:lang w:val="en-US"/>
          </w:rPr>
          <w:t>fifteen</w:t>
        </w:r>
      </w:ins>
      <w:ins w:id="74" w:author="Angina, Kate" w:date="2026-01-22T15:00:00Z" w16du:dateUtc="2026-01-22T20:00:00Z">
        <w:r w:rsidR="00790E1E" w:rsidRPr="71849885">
          <w:rPr>
            <w:rFonts w:ascii="Montserrat" w:eastAsia="Montserrat" w:hAnsi="Montserrat" w:cs="Montserrat"/>
            <w:lang w:val="en-US"/>
          </w:rPr>
          <w:t xml:space="preserve"> (1</w:t>
        </w:r>
      </w:ins>
      <w:ins w:id="75" w:author="Angina, Kate" w:date="2026-01-22T15:01:00Z" w16du:dateUtc="2026-01-22T20:01:00Z">
        <w:r w:rsidR="00790E1E">
          <w:rPr>
            <w:rFonts w:ascii="Montserrat" w:eastAsia="Montserrat" w:hAnsi="Montserrat" w:cs="Montserrat"/>
            <w:lang w:val="en-US"/>
          </w:rPr>
          <w:t>5</w:t>
        </w:r>
      </w:ins>
      <w:ins w:id="76" w:author="Angina, Kate" w:date="2026-01-22T15:00:00Z" w16du:dateUtc="2026-01-22T20:00:00Z">
        <w:r w:rsidR="00790E1E" w:rsidRPr="71849885">
          <w:rPr>
            <w:rFonts w:ascii="Montserrat" w:eastAsia="Montserrat" w:hAnsi="Montserrat" w:cs="Montserrat"/>
            <w:lang w:val="en-US"/>
          </w:rPr>
          <w:t xml:space="preserve">) Business Days to provide documented Acceptance or rejection. </w:t>
        </w:r>
      </w:ins>
    </w:p>
    <w:p w14:paraId="086E3CE6" w14:textId="64CE7514" w:rsidR="00694F78" w:rsidRDefault="00694F78" w:rsidP="00694F78">
      <w:pPr>
        <w:rPr>
          <w:ins w:id="77" w:author="Angina, Kate" w:date="2026-01-22T15:01:00Z" w16du:dateUtc="2026-01-22T20:01:00Z"/>
          <w:rFonts w:ascii="Montserrat" w:eastAsia="Montserrat" w:hAnsi="Montserrat" w:cs="Montserrat"/>
          <w:lang w:val="en-US"/>
        </w:rPr>
      </w:pPr>
      <w:ins w:id="78" w:author="Angina, Kate" w:date="2026-01-22T15:01:00Z" w16du:dateUtc="2026-01-22T20:01:00Z">
        <w:r w:rsidRPr="71849885">
          <w:rPr>
            <w:rFonts w:ascii="Montserrat" w:eastAsia="Montserrat" w:hAnsi="Montserrat" w:cs="Montserrat"/>
            <w:lang w:val="en-US"/>
          </w:rPr>
          <w:t xml:space="preserve">If additional time is needed by either Party, written notification shall be provided to the receiving Party prior to the conclusion of the response requirements indicated above. </w:t>
        </w:r>
        <w:proofErr w:type="gramStart"/>
        <w:r w:rsidRPr="71849885">
          <w:rPr>
            <w:rFonts w:ascii="Montserrat" w:eastAsia="Montserrat" w:hAnsi="Montserrat" w:cs="Montserrat"/>
            <w:lang w:val="en-US"/>
          </w:rPr>
          <w:t>In order for</w:t>
        </w:r>
        <w:proofErr w:type="gramEnd"/>
        <w:r w:rsidRPr="71849885">
          <w:rPr>
            <w:rFonts w:ascii="Montserrat" w:eastAsia="Montserrat" w:hAnsi="Montserrat" w:cs="Montserrat"/>
            <w:lang w:val="en-US"/>
          </w:rPr>
          <w:t xml:space="preserve"> extension to be granted, it must be mutually agreed upon by the Parties.</w:t>
        </w:r>
        <w:r w:rsidR="0039583D">
          <w:rPr>
            <w:rFonts w:ascii="Montserrat" w:eastAsia="Montserrat" w:hAnsi="Montserrat" w:cs="Montserrat"/>
            <w:lang w:val="en-US"/>
          </w:rPr>
          <w:t xml:space="preserve"> </w:t>
        </w:r>
        <w:r w:rsidR="0039583D" w:rsidRPr="007517DD">
          <w:rPr>
            <w:rFonts w:ascii="Montserrat" w:eastAsia="Montserrat" w:hAnsi="Montserrat" w:cs="Montserrat"/>
            <w:lang w:val="en-US"/>
          </w:rPr>
          <w:t>Deemed acceptance is prohibited</w:t>
        </w:r>
      </w:ins>
    </w:p>
    <w:p w14:paraId="5FF98F01" w14:textId="31D8E225" w:rsidR="00FF3752" w:rsidRDefault="00FF3752" w:rsidP="00FF3752">
      <w:pPr>
        <w:rPr>
          <w:ins w:id="79" w:author="Angina, Kate" w:date="2026-01-22T15:00:00Z" w16du:dateUtc="2026-01-22T20:00:00Z"/>
          <w:rFonts w:ascii="Montserrat" w:eastAsia="Montserrat" w:hAnsi="Montserrat" w:cs="Montserrat"/>
          <w:lang w:val="en-US"/>
        </w:rPr>
      </w:pPr>
    </w:p>
    <w:p w14:paraId="58D860A2" w14:textId="16A24DEC" w:rsidR="00C81D24" w:rsidRDefault="00E423A5">
      <w:pPr>
        <w:rPr>
          <w:ins w:id="80" w:author="Angina, Kate" w:date="2026-01-22T15:01:00Z" w16du:dateUtc="2026-01-22T20:01:00Z"/>
          <w:rFonts w:ascii="Montserrat" w:eastAsia="Montserrat" w:hAnsi="Montserrat" w:cs="Montserrat"/>
        </w:rPr>
      </w:pPr>
      <w:r>
        <w:rPr>
          <w:rFonts w:ascii="Montserrat" w:eastAsia="Montserrat" w:hAnsi="Montserrat" w:cs="Montserrat"/>
        </w:rPr>
        <w:t xml:space="preserve">Any corrective actions, response plans, billing treatment, and final acceptance shall be handled strictly in accordance with the Agreement. </w:t>
      </w:r>
      <w:commentRangeStart w:id="81"/>
      <w:del w:id="82" w:author="Angina, Kate" w:date="2026-01-22T15:02:00Z" w16du:dateUtc="2026-01-22T20:02:00Z">
        <w:r w:rsidDel="0039583D">
          <w:rPr>
            <w:rFonts w:ascii="Montserrat" w:eastAsia="Montserrat" w:hAnsi="Montserrat" w:cs="Montserrat"/>
          </w:rPr>
          <w:delText>Any Services or Deliverables not rejected in writing within the Review Period shall be deemed accepted.</w:delText>
        </w:r>
      </w:del>
      <w:commentRangeEnd w:id="81"/>
      <w:r w:rsidR="00E2651A">
        <w:rPr>
          <w:rStyle w:val="CommentReference"/>
        </w:rPr>
        <w:commentReference w:id="81"/>
      </w:r>
    </w:p>
    <w:p w14:paraId="27780F73" w14:textId="77777777" w:rsidR="00694F78" w:rsidRDefault="00694F78">
      <w:pPr>
        <w:rPr>
          <w:ins w:id="83" w:author="Angina, Kate" w:date="2026-01-22T14:59:00Z" w16du:dateUtc="2026-01-22T19:59:00Z"/>
          <w:rFonts w:ascii="Montserrat" w:eastAsia="Montserrat" w:hAnsi="Montserrat" w:cs="Montserrat"/>
        </w:rPr>
      </w:pPr>
    </w:p>
    <w:p w14:paraId="14CA7CB6" w14:textId="33DF057A" w:rsidR="00BB24A4" w:rsidRPr="007517DD" w:rsidRDefault="00BB24A4" w:rsidP="00BB24A4">
      <w:pPr>
        <w:rPr>
          <w:ins w:id="84" w:author="Angina, Kate" w:date="2026-01-22T15:05:00Z" w16du:dateUtc="2026-01-22T20:05:00Z"/>
          <w:b/>
          <w:bCs/>
          <w:lang w:val="en-US"/>
        </w:rPr>
      </w:pPr>
      <w:ins w:id="85" w:author="Angina, Kate" w:date="2026-01-22T15:05:00Z" w16du:dateUtc="2026-01-22T20:05:00Z">
        <w:r w:rsidRPr="007517DD">
          <w:rPr>
            <w:b/>
            <w:bCs/>
            <w:lang w:val="en-US"/>
          </w:rPr>
          <w:t>Acceptance Criteria</w:t>
        </w:r>
      </w:ins>
      <w:ins w:id="86" w:author="Angina, Kate" w:date="2026-01-22T15:06:00Z" w16du:dateUtc="2026-01-22T20:06:00Z">
        <w:r w:rsidR="00246863">
          <w:rPr>
            <w:b/>
            <w:bCs/>
            <w:lang w:val="en-US"/>
          </w:rPr>
          <w:t xml:space="preserve"> for the Deliverables</w:t>
        </w:r>
      </w:ins>
      <w:ins w:id="87" w:author="Angina, Kate" w:date="2026-01-22T19:12:00Z" w16du:dateUtc="2026-01-23T00:12:00Z">
        <w:r w:rsidR="002C78A0">
          <w:rPr>
            <w:b/>
            <w:bCs/>
            <w:lang w:val="en-US"/>
          </w:rPr>
          <w:t xml:space="preserve"> and Milestones</w:t>
        </w:r>
      </w:ins>
    </w:p>
    <w:p w14:paraId="371F0239" w14:textId="77777777" w:rsidR="00BB24A4" w:rsidRDefault="00BB24A4" w:rsidP="00BB24A4">
      <w:pPr>
        <w:rPr>
          <w:ins w:id="88" w:author="Angina, Kate" w:date="2026-01-22T15:05:00Z" w16du:dateUtc="2026-01-22T20:05:00Z"/>
          <w:rFonts w:ascii="Montserrat" w:eastAsia="Montserrat" w:hAnsi="Montserrat" w:cs="Montserrat"/>
          <w:lang w:val="en-US"/>
        </w:rPr>
      </w:pPr>
      <w:ins w:id="89" w:author="Angina, Kate" w:date="2026-01-22T15:05:00Z" w16du:dateUtc="2026-01-22T20:05:00Z">
        <w:r w:rsidRPr="780F3A05">
          <w:rPr>
            <w:rFonts w:ascii="Montserrat" w:eastAsia="Montserrat" w:hAnsi="Montserrat" w:cs="Montserrat"/>
            <w:lang w:val="en-US"/>
          </w:rPr>
          <w:t>Deliverables shall be expected to meet the following criteria:</w:t>
        </w:r>
      </w:ins>
    </w:p>
    <w:p w14:paraId="3BA50FB6" w14:textId="77777777" w:rsidR="00BB24A4" w:rsidRDefault="00BB24A4" w:rsidP="00BB24A4">
      <w:pPr>
        <w:pStyle w:val="ListParagraph"/>
        <w:numPr>
          <w:ilvl w:val="0"/>
          <w:numId w:val="8"/>
        </w:numPr>
        <w:rPr>
          <w:ins w:id="90" w:author="Angina, Kate" w:date="2026-01-22T15:05:00Z" w16du:dateUtc="2026-01-22T20:05:00Z"/>
          <w:rFonts w:ascii="Montserrat" w:eastAsia="Montserrat" w:hAnsi="Montserrat" w:cs="Montserrat"/>
          <w:lang w:val="en-US"/>
        </w:rPr>
      </w:pPr>
      <w:ins w:id="91" w:author="Angina, Kate" w:date="2026-01-22T15:05:00Z" w16du:dateUtc="2026-01-22T20:05:00Z">
        <w:r w:rsidRPr="780F3A05">
          <w:rPr>
            <w:rFonts w:ascii="Montserrat" w:eastAsia="Montserrat" w:hAnsi="Montserrat" w:cs="Montserrat"/>
            <w:lang w:val="en-US"/>
          </w:rPr>
          <w:t>Meets requirements specified in Development Backlog and refined Project Scope</w:t>
        </w:r>
      </w:ins>
    </w:p>
    <w:p w14:paraId="46588C23" w14:textId="77777777" w:rsidR="00BB24A4" w:rsidRDefault="00BB24A4" w:rsidP="00BB24A4">
      <w:pPr>
        <w:pStyle w:val="ListParagraph"/>
        <w:numPr>
          <w:ilvl w:val="0"/>
          <w:numId w:val="8"/>
        </w:numPr>
        <w:rPr>
          <w:ins w:id="92" w:author="Angina, Kate" w:date="2026-01-22T15:05:00Z" w16du:dateUtc="2026-01-22T20:05:00Z"/>
          <w:rFonts w:ascii="Montserrat" w:eastAsia="Montserrat" w:hAnsi="Montserrat" w:cs="Montserrat"/>
          <w:lang w:val="en-US"/>
        </w:rPr>
      </w:pPr>
      <w:ins w:id="93" w:author="Angina, Kate" w:date="2026-01-22T15:05:00Z" w16du:dateUtc="2026-01-22T20:05:00Z">
        <w:r w:rsidRPr="780F3A05">
          <w:rPr>
            <w:rFonts w:ascii="Montserrat" w:eastAsia="Montserrat" w:hAnsi="Montserrat" w:cs="Montserrat"/>
            <w:lang w:val="en-US"/>
          </w:rPr>
          <w:t>Free of material defects in functionality, code quality, and design quality</w:t>
        </w:r>
      </w:ins>
    </w:p>
    <w:p w14:paraId="4E04FE72" w14:textId="77777777" w:rsidR="00BB24A4" w:rsidRDefault="00BB24A4" w:rsidP="00BB24A4">
      <w:pPr>
        <w:pStyle w:val="ListParagraph"/>
        <w:numPr>
          <w:ilvl w:val="0"/>
          <w:numId w:val="8"/>
        </w:numPr>
        <w:rPr>
          <w:ins w:id="94" w:author="Angina, Kate" w:date="2026-01-22T15:05:00Z" w16du:dateUtc="2026-01-22T20:05:00Z"/>
          <w:rFonts w:ascii="Montserrat" w:eastAsia="Montserrat" w:hAnsi="Montserrat" w:cs="Montserrat"/>
          <w:lang w:val="en-US"/>
        </w:rPr>
      </w:pPr>
      <w:ins w:id="95" w:author="Angina, Kate" w:date="2026-01-22T15:05:00Z" w16du:dateUtc="2026-01-22T20:05:00Z">
        <w:r w:rsidRPr="780F3A05">
          <w:rPr>
            <w:rFonts w:ascii="Montserrat" w:eastAsia="Montserrat" w:hAnsi="Montserrat" w:cs="Montserrat"/>
            <w:lang w:val="en-US"/>
          </w:rPr>
          <w:t>Meets security and compliance requirements established by Duke cybersecurity team</w:t>
        </w:r>
        <w:r w:rsidRPr="71849885">
          <w:rPr>
            <w:rFonts w:ascii="Montserrat" w:eastAsia="Montserrat" w:hAnsi="Montserrat" w:cs="Montserrat"/>
            <w:lang w:val="en-US"/>
          </w:rPr>
          <w:t>, as applicable</w:t>
        </w:r>
      </w:ins>
    </w:p>
    <w:p w14:paraId="30A22C30" w14:textId="77777777" w:rsidR="00BB24A4" w:rsidRDefault="00BB24A4" w:rsidP="00BB24A4">
      <w:pPr>
        <w:pStyle w:val="ListParagraph"/>
        <w:numPr>
          <w:ilvl w:val="0"/>
          <w:numId w:val="8"/>
        </w:numPr>
        <w:rPr>
          <w:ins w:id="96" w:author="Angina, Kate" w:date="2026-01-22T15:05:00Z" w16du:dateUtc="2026-01-22T20:05:00Z"/>
          <w:rFonts w:ascii="Montserrat" w:eastAsia="Montserrat" w:hAnsi="Montserrat" w:cs="Montserrat"/>
          <w:lang w:val="en-US"/>
        </w:rPr>
      </w:pPr>
      <w:ins w:id="97" w:author="Angina, Kate" w:date="2026-01-22T15:05:00Z" w16du:dateUtc="2026-01-22T20:05:00Z">
        <w:r w:rsidRPr="780F3A05">
          <w:rPr>
            <w:rFonts w:ascii="Montserrat" w:eastAsia="Montserrat" w:hAnsi="Montserrat" w:cs="Montserrat"/>
            <w:lang w:val="en-US"/>
          </w:rPr>
          <w:t xml:space="preserve">Meets performance expectations, to be determined together by </w:t>
        </w:r>
        <w:proofErr w:type="spellStart"/>
        <w:r w:rsidRPr="780F3A05">
          <w:rPr>
            <w:rFonts w:ascii="Montserrat" w:eastAsia="Montserrat" w:hAnsi="Montserrat" w:cs="Montserrat"/>
            <w:lang w:val="en-US"/>
          </w:rPr>
          <w:t>Orases</w:t>
        </w:r>
        <w:proofErr w:type="spellEnd"/>
        <w:r w:rsidRPr="780F3A05">
          <w:rPr>
            <w:rFonts w:ascii="Montserrat" w:eastAsia="Montserrat" w:hAnsi="Montserrat" w:cs="Montserrat"/>
            <w:lang w:val="en-US"/>
          </w:rPr>
          <w:t xml:space="preserve"> and Duke during Requirements Refinement</w:t>
        </w:r>
        <w:r w:rsidRPr="71849885">
          <w:rPr>
            <w:rFonts w:ascii="Montserrat" w:eastAsia="Montserrat" w:hAnsi="Montserrat" w:cs="Montserrat"/>
            <w:lang w:val="en-US"/>
          </w:rPr>
          <w:t>, as applicable</w:t>
        </w:r>
      </w:ins>
    </w:p>
    <w:p w14:paraId="5885FFEF" w14:textId="77777777" w:rsidR="00BB24A4" w:rsidRDefault="00BB24A4" w:rsidP="00BB24A4">
      <w:pPr>
        <w:pStyle w:val="ListParagraph"/>
        <w:numPr>
          <w:ilvl w:val="0"/>
          <w:numId w:val="8"/>
        </w:numPr>
        <w:rPr>
          <w:ins w:id="98" w:author="Angina, Kate" w:date="2026-01-22T15:05:00Z" w16du:dateUtc="2026-01-22T20:05:00Z"/>
          <w:rFonts w:ascii="Montserrat" w:eastAsia="Montserrat" w:hAnsi="Montserrat" w:cs="Montserrat"/>
          <w:lang w:val="en-US"/>
        </w:rPr>
      </w:pPr>
      <w:ins w:id="99" w:author="Angina, Kate" w:date="2026-01-22T15:05:00Z" w16du:dateUtc="2026-01-22T20:05:00Z">
        <w:r w:rsidRPr="780F3A05">
          <w:rPr>
            <w:rFonts w:ascii="Montserrat" w:eastAsia="Montserrat" w:hAnsi="Montserrat" w:cs="Montserrat"/>
            <w:lang w:val="en-US"/>
          </w:rPr>
          <w:t>Passes unit, integration, and UAT tests as applicable</w:t>
        </w:r>
      </w:ins>
    </w:p>
    <w:p w14:paraId="25BE54DD" w14:textId="27B84D24" w:rsidR="00831471" w:rsidRDefault="00BB24A4" w:rsidP="00BB24A4">
      <w:pPr>
        <w:rPr>
          <w:ins w:id="100" w:author="Angina, Kate" w:date="2026-01-22T15:06:00Z" w16du:dateUtc="2026-01-22T20:06:00Z"/>
          <w:rFonts w:ascii="Montserrat" w:eastAsia="Montserrat" w:hAnsi="Montserrat" w:cs="Montserrat"/>
          <w:lang w:val="en-US"/>
        </w:rPr>
      </w:pPr>
      <w:ins w:id="101" w:author="Angina, Kate" w:date="2026-01-22T15:05:00Z" w16du:dateUtc="2026-01-22T20:05:00Z">
        <w:r w:rsidRPr="780F3A05">
          <w:rPr>
            <w:rFonts w:ascii="Montserrat" w:eastAsia="Montserrat" w:hAnsi="Montserrat" w:cs="Montserrat"/>
            <w:lang w:val="en-US"/>
          </w:rPr>
          <w:t>Documented in architecture, configuration, environment, or any other artifacts, as applicable</w:t>
        </w:r>
      </w:ins>
    </w:p>
    <w:p w14:paraId="42B36CC7" w14:textId="77777777" w:rsidR="00755F35" w:rsidRDefault="00755F35" w:rsidP="00BB24A4">
      <w:pPr>
        <w:rPr>
          <w:ins w:id="102" w:author="Angina, Kate" w:date="2026-01-22T15:06:00Z" w16du:dateUtc="2026-01-22T20:06:00Z"/>
          <w:rFonts w:ascii="Montserrat" w:eastAsia="Montserrat" w:hAnsi="Montserrat" w:cs="Montserrat"/>
          <w:lang w:val="en-US"/>
        </w:rPr>
      </w:pPr>
    </w:p>
    <w:p w14:paraId="22D71D8A" w14:textId="4D63B596" w:rsidR="00755F35" w:rsidRDefault="00755F35" w:rsidP="00BB24A4">
      <w:pPr>
        <w:rPr>
          <w:rFonts w:ascii="Montserrat" w:eastAsia="Montserrat" w:hAnsi="Montserrat" w:cs="Montserrat"/>
        </w:rPr>
      </w:pPr>
      <w:commentRangeStart w:id="103"/>
      <w:ins w:id="104" w:author="Angina, Kate" w:date="2026-01-22T15:06:00Z" w16du:dateUtc="2026-01-22T20:06:00Z">
        <w:r>
          <w:rPr>
            <w:rFonts w:ascii="Montserrat" w:eastAsia="Montserrat" w:hAnsi="Montserrat" w:cs="Montserrat"/>
            <w:lang w:val="en-US"/>
          </w:rPr>
          <w:t>1.5 Project Governance</w:t>
        </w:r>
      </w:ins>
      <w:commentRangeEnd w:id="103"/>
      <w:ins w:id="105" w:author="Angina, Kate" w:date="2026-01-22T15:09:00Z" w16du:dateUtc="2026-01-22T20:09:00Z">
        <w:r w:rsidR="001C3817">
          <w:rPr>
            <w:rStyle w:val="CommentReference"/>
          </w:rPr>
          <w:commentReference w:id="103"/>
        </w:r>
      </w:ins>
    </w:p>
    <w:p w14:paraId="5192A9E5" w14:textId="77777777" w:rsidR="00755F35" w:rsidRDefault="00E423A5">
      <w:pPr>
        <w:spacing w:after="200"/>
        <w:rPr>
          <w:ins w:id="106" w:author="Angina, Kate" w:date="2026-01-22T15:06:00Z" w16du:dateUtc="2026-01-22T20:06:00Z"/>
        </w:rPr>
      </w:pPr>
      <w:r>
        <w:t>-</w:t>
      </w:r>
    </w:p>
    <w:p w14:paraId="58D860A3" w14:textId="175922A4" w:rsidR="00C81D24" w:rsidRDefault="00E423A5">
      <w:pPr>
        <w:spacing w:after="200"/>
        <w:rPr>
          <w:rFonts w:ascii="Montserrat" w:eastAsia="Montserrat" w:hAnsi="Montserrat" w:cs="Montserrat"/>
          <w:i/>
          <w:iCs/>
        </w:rPr>
      </w:pPr>
      <w:r>
        <w:t xml:space="preserve"> - - - - - - - - - - - - - - - - - - -</w:t>
      </w:r>
    </w:p>
    <w:p w14:paraId="58D860A4" w14:textId="2AA74ECA" w:rsidR="00C81D24" w:rsidRDefault="00E423A5">
      <w:pPr>
        <w:pStyle w:val="Subtitle"/>
      </w:pPr>
      <w:bookmarkStart w:id="107" w:name="_6gedu3m4mntd" w:colFirst="0" w:colLast="0"/>
      <w:bookmarkEnd w:id="107"/>
      <w:del w:id="108" w:author="Angina, Kate" w:date="2026-01-22T15:37:00Z" w16du:dateUtc="2026-01-22T20:37:00Z">
        <w:r w:rsidDel="00D93CA2">
          <w:delText xml:space="preserve">02 </w:delText>
        </w:r>
      </w:del>
      <w:ins w:id="109" w:author="Angina, Kate" w:date="2026-01-22T15:37:00Z" w16du:dateUtc="2026-01-22T20:37:00Z">
        <w:r w:rsidR="00D93CA2">
          <w:t>03</w:t>
        </w:r>
        <w:r w:rsidR="00D93CA2">
          <w:t xml:space="preserve"> </w:t>
        </w:r>
      </w:ins>
      <w:r>
        <w:rPr>
          <w:color w:val="C2D500"/>
        </w:rPr>
        <w:t>Project Assumptions and Client Responsibilities</w:t>
      </w:r>
    </w:p>
    <w:p w14:paraId="58D860A5" w14:textId="77777777" w:rsidR="00C81D24" w:rsidRDefault="00E423A5">
      <w:pPr>
        <w:numPr>
          <w:ilvl w:val="0"/>
          <w:numId w:val="1"/>
        </w:numPr>
        <w:rPr>
          <w:rFonts w:ascii="Montserrat" w:eastAsia="Montserrat" w:hAnsi="Montserrat" w:cs="Montserrat"/>
          <w:color w:val="007DA5"/>
        </w:rPr>
      </w:pPr>
      <w:r>
        <w:rPr>
          <w:rFonts w:ascii="Montserrat" w:eastAsia="Montserrat" w:hAnsi="Montserrat" w:cs="Montserrat"/>
          <w:color w:val="007DA5"/>
        </w:rPr>
        <w:t>Project Assumptions</w:t>
      </w:r>
    </w:p>
    <w:p w14:paraId="58D860A6" w14:textId="77777777" w:rsidR="00C81D24" w:rsidRDefault="00E423A5">
      <w:pPr>
        <w:numPr>
          <w:ilvl w:val="1"/>
          <w:numId w:val="1"/>
        </w:numPr>
      </w:pPr>
      <w:r>
        <w:rPr>
          <w:rFonts w:ascii="Montserrat" w:eastAsia="Montserrat" w:hAnsi="Montserrat" w:cs="Montserrat"/>
        </w:rPr>
        <w:t>Prior Discovery Context</w:t>
      </w:r>
    </w:p>
    <w:p w14:paraId="58D860A7" w14:textId="77777777" w:rsidR="00C81D24" w:rsidRDefault="00E423A5">
      <w:pPr>
        <w:numPr>
          <w:ilvl w:val="2"/>
          <w:numId w:val="1"/>
        </w:numPr>
      </w:pPr>
      <w:r>
        <w:rPr>
          <w:rFonts w:ascii="Montserrat" w:eastAsia="Montserrat" w:hAnsi="Montserrat" w:cs="Montserrat"/>
        </w:rPr>
        <w:t xml:space="preserve">Prior to executing this SOW, </w:t>
      </w:r>
      <w:proofErr w:type="spellStart"/>
      <w:r>
        <w:rPr>
          <w:rFonts w:ascii="Montserrat" w:eastAsia="Montserrat" w:hAnsi="Montserrat" w:cs="Montserrat"/>
        </w:rPr>
        <w:t>Orases</w:t>
      </w:r>
      <w:proofErr w:type="spellEnd"/>
      <w:r>
        <w:rPr>
          <w:rFonts w:ascii="Montserrat" w:eastAsia="Montserrat" w:hAnsi="Montserrat" w:cs="Montserrat"/>
        </w:rPr>
        <w:t xml:space="preserve"> conducted preliminary sales-related discovery activities with Duke Energy business stakeholders, resulting in two reference documents:</w:t>
      </w:r>
    </w:p>
    <w:p w14:paraId="58D860A8" w14:textId="77777777" w:rsidR="00C81D24" w:rsidRDefault="00E423A5">
      <w:pPr>
        <w:numPr>
          <w:ilvl w:val="3"/>
          <w:numId w:val="1"/>
        </w:numPr>
      </w:pPr>
      <w:r>
        <w:rPr>
          <w:rFonts w:ascii="Montserrat" w:eastAsia="Montserrat" w:hAnsi="Montserrat" w:cs="Montserrat"/>
        </w:rPr>
        <w:lastRenderedPageBreak/>
        <w:t>"Discovery Findings and Updated Project Scope" dated December 2025</w:t>
      </w:r>
    </w:p>
    <w:p w14:paraId="58D860A9" w14:textId="77777777" w:rsidR="00C81D24" w:rsidRDefault="00E423A5">
      <w:pPr>
        <w:numPr>
          <w:ilvl w:val="3"/>
          <w:numId w:val="1"/>
        </w:numPr>
      </w:pPr>
      <w:r>
        <w:rPr>
          <w:rFonts w:ascii="Montserrat" w:eastAsia="Montserrat" w:hAnsi="Montserrat" w:cs="Montserrat"/>
        </w:rPr>
        <w:t>"Duke Energy Residential Solution Scope" dated December 2025</w:t>
      </w:r>
    </w:p>
    <w:p w14:paraId="58D860AA" w14:textId="763384F5" w:rsidR="00C81D24" w:rsidRDefault="00E423A5">
      <w:pPr>
        <w:numPr>
          <w:ilvl w:val="2"/>
          <w:numId w:val="1"/>
        </w:numPr>
      </w:pPr>
      <w:r>
        <w:rPr>
          <w:rFonts w:ascii="Montserrat" w:eastAsia="Montserrat" w:hAnsi="Montserrat" w:cs="Montserrat"/>
        </w:rPr>
        <w:t xml:space="preserve">These documents (collectively, </w:t>
      </w:r>
      <w:r>
        <w:rPr>
          <w:rFonts w:ascii="Montserrat" w:eastAsia="Montserrat" w:hAnsi="Montserrat" w:cs="Montserrat"/>
          <w:b/>
          <w:bCs/>
        </w:rPr>
        <w:t>"Sales Reference Documents"</w:t>
      </w:r>
      <w:r>
        <w:rPr>
          <w:rFonts w:ascii="Montserrat" w:eastAsia="Montserrat" w:hAnsi="Montserrat" w:cs="Montserrat"/>
        </w:rPr>
        <w:t xml:space="preserve">) represent </w:t>
      </w:r>
      <w:proofErr w:type="spellStart"/>
      <w:r>
        <w:rPr>
          <w:rFonts w:ascii="Montserrat" w:eastAsia="Montserrat" w:hAnsi="Montserrat" w:cs="Montserrat"/>
        </w:rPr>
        <w:t>Orases</w:t>
      </w:r>
      <w:proofErr w:type="spellEnd"/>
      <w:r>
        <w:rPr>
          <w:rFonts w:ascii="Montserrat" w:eastAsia="Montserrat" w:hAnsi="Montserrat" w:cs="Montserrat"/>
        </w:rPr>
        <w:t xml:space="preserve">' current understanding of the CLIENT’S objectives based on business stakeholder input and are incorporated herein for reference as Appendix 1. The purpose of these documents is to provide an initial understanding and are not meant to act as scope or Deliverables under this SOW. CLIENT acknowledges that preliminary sales-related discovery was completed WITHOUT Duke Energy's </w:t>
      </w:r>
      <w:del w:id="110" w:author="Angina, Kate" w:date="2026-01-22T14:45:00Z" w16du:dateUtc="2026-01-22T19:45:00Z">
        <w:r w:rsidDel="007137A8">
          <w:rPr>
            <w:rFonts w:ascii="Montserrat" w:eastAsia="Montserrat" w:hAnsi="Montserrat" w:cs="Montserrat"/>
          </w:rPr>
          <w:delText>technical team</w:delText>
        </w:r>
      </w:del>
      <w:ins w:id="111" w:author="Angina, Kate" w:date="2026-01-22T14:45:00Z" w16du:dateUtc="2026-01-22T19:45:00Z">
        <w:r w:rsidR="007137A8">
          <w:rPr>
            <w:rFonts w:ascii="Montserrat" w:eastAsia="Montserrat" w:hAnsi="Montserrat" w:cs="Montserrat"/>
          </w:rPr>
          <w:t>Project Team</w:t>
        </w:r>
      </w:ins>
      <w:r>
        <w:rPr>
          <w:rFonts w:ascii="Montserrat" w:eastAsia="Montserrat" w:hAnsi="Montserrat" w:cs="Montserrat"/>
        </w:rPr>
        <w:t xml:space="preserve"> participation, and significant technical unknowns remain, including but not limited to:</w:t>
      </w:r>
    </w:p>
    <w:p w14:paraId="58D860AB" w14:textId="77777777" w:rsidR="00C81D24" w:rsidRDefault="00E423A5">
      <w:pPr>
        <w:numPr>
          <w:ilvl w:val="3"/>
          <w:numId w:val="1"/>
        </w:numPr>
      </w:pPr>
      <w:r>
        <w:rPr>
          <w:rFonts w:ascii="Montserrat" w:eastAsia="Montserrat" w:hAnsi="Montserrat" w:cs="Montserrat"/>
        </w:rPr>
        <w:t>API availability and integration capabilities</w:t>
      </w:r>
    </w:p>
    <w:p w14:paraId="58D860AC" w14:textId="77777777" w:rsidR="00C81D24" w:rsidRDefault="00E423A5">
      <w:pPr>
        <w:numPr>
          <w:ilvl w:val="3"/>
          <w:numId w:val="1"/>
        </w:numPr>
      </w:pPr>
      <w:r>
        <w:rPr>
          <w:rFonts w:ascii="Montserrat" w:eastAsia="Montserrat" w:hAnsi="Montserrat" w:cs="Montserrat"/>
        </w:rPr>
        <w:t>Technical feasibility of proposed features</w:t>
      </w:r>
    </w:p>
    <w:p w14:paraId="58D860AD" w14:textId="77777777" w:rsidR="00C81D24" w:rsidRDefault="00E423A5">
      <w:pPr>
        <w:numPr>
          <w:ilvl w:val="3"/>
          <w:numId w:val="1"/>
        </w:numPr>
      </w:pPr>
      <w:r>
        <w:rPr>
          <w:rFonts w:ascii="Montserrat" w:eastAsia="Montserrat" w:hAnsi="Montserrat" w:cs="Montserrat"/>
        </w:rPr>
        <w:t>Security and compliance requirements</w:t>
      </w:r>
    </w:p>
    <w:p w14:paraId="58D860AE" w14:textId="77777777" w:rsidR="00C81D24" w:rsidRDefault="00E423A5">
      <w:pPr>
        <w:numPr>
          <w:ilvl w:val="3"/>
          <w:numId w:val="1"/>
        </w:numPr>
      </w:pPr>
      <w:r>
        <w:rPr>
          <w:rFonts w:ascii="Montserrat" w:eastAsia="Montserrat" w:hAnsi="Montserrat" w:cs="Montserrat"/>
        </w:rPr>
        <w:t>Integration complexity with existing Duke systems</w:t>
      </w:r>
    </w:p>
    <w:p w14:paraId="58D860AF" w14:textId="77777777" w:rsidR="00C81D24" w:rsidRDefault="00E423A5">
      <w:pPr>
        <w:numPr>
          <w:ilvl w:val="3"/>
          <w:numId w:val="1"/>
        </w:numPr>
      </w:pPr>
      <w:r>
        <w:rPr>
          <w:rFonts w:ascii="Montserrat" w:eastAsia="Montserrat" w:hAnsi="Montserrat" w:cs="Montserrat"/>
        </w:rPr>
        <w:t>Production deployment constraints</w:t>
      </w:r>
    </w:p>
    <w:p w14:paraId="58D860B0" w14:textId="77777777" w:rsidR="00C81D24" w:rsidRPr="009704B9" w:rsidRDefault="00E423A5">
      <w:pPr>
        <w:numPr>
          <w:ilvl w:val="1"/>
          <w:numId w:val="1"/>
        </w:numPr>
        <w:rPr>
          <w:ins w:id="112" w:author="Angina, Kate" w:date="2026-01-22T15:38:00Z" w16du:dateUtc="2026-01-22T20:38:00Z"/>
          <w:rPrChange w:id="113" w:author="Angina, Kate" w:date="2026-01-22T15:38:00Z" w16du:dateUtc="2026-01-22T20:38:00Z">
            <w:rPr>
              <w:ins w:id="114" w:author="Angina, Kate" w:date="2026-01-22T15:38:00Z" w16du:dateUtc="2026-01-22T20:38:00Z"/>
              <w:rFonts w:ascii="Montserrat" w:eastAsia="Montserrat" w:hAnsi="Montserrat" w:cs="Montserrat"/>
            </w:rPr>
          </w:rPrChange>
        </w:rPr>
      </w:pPr>
      <w:commentRangeStart w:id="115"/>
      <w:proofErr w:type="spellStart"/>
      <w:r>
        <w:rPr>
          <w:rFonts w:ascii="Montserrat" w:eastAsia="Montserrat" w:hAnsi="Montserrat" w:cs="Montserrat"/>
        </w:rPr>
        <w:t>Orases</w:t>
      </w:r>
      <w:proofErr w:type="spellEnd"/>
      <w:r>
        <w:rPr>
          <w:rFonts w:ascii="Montserrat" w:eastAsia="Montserrat" w:hAnsi="Montserrat" w:cs="Montserrat"/>
        </w:rPr>
        <w:t xml:space="preserve"> will decide on the project management, collaboration, and workflow tools to document requirements, manage work, and log defects and issues.</w:t>
      </w:r>
      <w:commentRangeEnd w:id="115"/>
      <w:r w:rsidR="003C27A1">
        <w:rPr>
          <w:rStyle w:val="CommentReference"/>
        </w:rPr>
        <w:commentReference w:id="115"/>
      </w:r>
    </w:p>
    <w:p w14:paraId="6570C708" w14:textId="26CA0664" w:rsidR="009704B9" w:rsidDel="001A22AB" w:rsidRDefault="009704B9">
      <w:pPr>
        <w:numPr>
          <w:ilvl w:val="1"/>
          <w:numId w:val="1"/>
        </w:numPr>
        <w:rPr>
          <w:del w:id="116" w:author="Angina, Kate" w:date="2026-01-22T15:40:00Z" w16du:dateUtc="2026-01-22T20:40:00Z"/>
        </w:rPr>
      </w:pPr>
    </w:p>
    <w:p w14:paraId="58D860B1" w14:textId="77777777" w:rsidR="00C81D24" w:rsidRDefault="00E423A5">
      <w:pPr>
        <w:numPr>
          <w:ilvl w:val="1"/>
          <w:numId w:val="1"/>
        </w:numPr>
      </w:pPr>
      <w:r>
        <w:rPr>
          <w:rFonts w:ascii="Montserrat" w:eastAsia="Montserrat" w:hAnsi="Montserrat" w:cs="Montserrat"/>
        </w:rPr>
        <w:t xml:space="preserve">Notwithstanding any other provision in the Agreement or this SOW, CLIENT shall provide documents, information, feedback, content, and other materials or inputs as reasonably needed or requested by </w:t>
      </w:r>
      <w:proofErr w:type="spellStart"/>
      <w:r>
        <w:rPr>
          <w:rFonts w:ascii="Montserrat" w:eastAsia="Montserrat" w:hAnsi="Montserrat" w:cs="Montserrat"/>
        </w:rPr>
        <w:t>Orases</w:t>
      </w:r>
      <w:proofErr w:type="spellEnd"/>
      <w:r>
        <w:rPr>
          <w:rFonts w:ascii="Montserrat" w:eastAsia="Montserrat" w:hAnsi="Montserrat" w:cs="Montserrat"/>
        </w:rPr>
        <w:t xml:space="preserve"> for </w:t>
      </w:r>
      <w:proofErr w:type="spellStart"/>
      <w:r>
        <w:rPr>
          <w:rFonts w:ascii="Montserrat" w:eastAsia="Montserrat" w:hAnsi="Montserrat" w:cs="Montserrat"/>
        </w:rPr>
        <w:t>Orases</w:t>
      </w:r>
      <w:proofErr w:type="spellEnd"/>
      <w:r>
        <w:rPr>
          <w:rFonts w:ascii="Montserrat" w:eastAsia="Montserrat" w:hAnsi="Montserrat" w:cs="Montserrat"/>
        </w:rPr>
        <w:t xml:space="preserve"> to provide the Services and Deliverables hereunder. Both </w:t>
      </w:r>
      <w:proofErr w:type="spellStart"/>
      <w:r>
        <w:rPr>
          <w:rFonts w:ascii="Montserrat" w:eastAsia="Montserrat" w:hAnsi="Montserrat" w:cs="Montserrat"/>
        </w:rPr>
        <w:t>Orases</w:t>
      </w:r>
      <w:proofErr w:type="spellEnd"/>
      <w:r>
        <w:rPr>
          <w:rFonts w:ascii="Montserrat" w:eastAsia="Montserrat" w:hAnsi="Montserrat" w:cs="Montserrat"/>
        </w:rPr>
        <w:t xml:space="preserve"> and CLIENT agree that any failure of CLIENT to provide support or cooperation as required hereunder may result in </w:t>
      </w:r>
      <w:proofErr w:type="spellStart"/>
      <w:r>
        <w:rPr>
          <w:rFonts w:ascii="Montserrat" w:eastAsia="Montserrat" w:hAnsi="Montserrat" w:cs="Montserrat"/>
        </w:rPr>
        <w:t>Orases</w:t>
      </w:r>
      <w:proofErr w:type="spellEnd"/>
      <w:r>
        <w:rPr>
          <w:rFonts w:ascii="Montserrat" w:eastAsia="Montserrat" w:hAnsi="Montserrat" w:cs="Montserrat"/>
        </w:rPr>
        <w:t xml:space="preserve">’ delay or inability to provide the Services and/or Deliverables as contemplated hereunder. CLIENT shall remain obligated to pay for any work performed hereunder, even if the Deliverables are delayed or cannot be delivered </w:t>
      </w:r>
      <w:proofErr w:type="gramStart"/>
      <w:r>
        <w:rPr>
          <w:rFonts w:ascii="Montserrat" w:eastAsia="Montserrat" w:hAnsi="Montserrat" w:cs="Montserrat"/>
        </w:rPr>
        <w:t>as a result of</w:t>
      </w:r>
      <w:proofErr w:type="gramEnd"/>
      <w:r>
        <w:rPr>
          <w:rFonts w:ascii="Montserrat" w:eastAsia="Montserrat" w:hAnsi="Montserrat" w:cs="Montserrat"/>
        </w:rPr>
        <w:t xml:space="preserve"> CLIENT’S failure to cooperate as required hereunder.</w:t>
      </w:r>
    </w:p>
    <w:p w14:paraId="58D860B2" w14:textId="77777777" w:rsidR="00C81D24" w:rsidRDefault="00E423A5">
      <w:pPr>
        <w:numPr>
          <w:ilvl w:val="0"/>
          <w:numId w:val="1"/>
        </w:numPr>
        <w:rPr>
          <w:rFonts w:ascii="Montserrat" w:eastAsia="Montserrat" w:hAnsi="Montserrat" w:cs="Montserrat"/>
          <w:color w:val="007DA5"/>
        </w:rPr>
      </w:pPr>
      <w:r>
        <w:rPr>
          <w:rFonts w:ascii="Montserrat" w:eastAsia="Montserrat" w:hAnsi="Montserrat" w:cs="Montserrat"/>
          <w:color w:val="007DA5"/>
        </w:rPr>
        <w:t>Client Responsibilities</w:t>
      </w:r>
    </w:p>
    <w:p w14:paraId="58D860B3" w14:textId="77777777" w:rsidR="00C81D24" w:rsidRDefault="00E423A5">
      <w:pPr>
        <w:numPr>
          <w:ilvl w:val="1"/>
          <w:numId w:val="1"/>
        </w:numPr>
      </w:pPr>
      <w:r>
        <w:rPr>
          <w:rFonts w:ascii="Montserrat" w:eastAsia="Montserrat" w:hAnsi="Montserrat" w:cs="Montserrat"/>
        </w:rPr>
        <w:t>CLIENT is responsible for ongoing UAT and timely acceptance of the Services and Deliverables, the cadence of which will be set together by the project team.</w:t>
      </w:r>
    </w:p>
    <w:p w14:paraId="58D860B4" w14:textId="77777777" w:rsidR="00C81D24" w:rsidRDefault="00E423A5">
      <w:pPr>
        <w:numPr>
          <w:ilvl w:val="1"/>
          <w:numId w:val="1"/>
        </w:numPr>
      </w:pPr>
      <w:r>
        <w:rPr>
          <w:rFonts w:ascii="Montserrat" w:eastAsia="Montserrat" w:hAnsi="Montserrat" w:cs="Montserrat"/>
        </w:rPr>
        <w:t xml:space="preserve">CLIENT is responsible for designating a single Product Owner who is accountable for: </w:t>
      </w:r>
    </w:p>
    <w:p w14:paraId="58D860B5" w14:textId="77777777" w:rsidR="00C81D24" w:rsidRDefault="00E423A5">
      <w:pPr>
        <w:numPr>
          <w:ilvl w:val="2"/>
          <w:numId w:val="1"/>
        </w:numPr>
        <w:rPr>
          <w:rFonts w:ascii="Montserrat" w:eastAsia="Montserrat" w:hAnsi="Montserrat" w:cs="Montserrat"/>
        </w:rPr>
      </w:pPr>
      <w:r>
        <w:rPr>
          <w:rFonts w:ascii="Montserrat" w:eastAsia="Montserrat" w:hAnsi="Montserrat" w:cs="Montserrat"/>
        </w:rPr>
        <w:t>Relaying decisions</w:t>
      </w:r>
    </w:p>
    <w:p w14:paraId="58D860B6" w14:textId="77777777" w:rsidR="00C81D24" w:rsidRDefault="00E423A5">
      <w:pPr>
        <w:numPr>
          <w:ilvl w:val="2"/>
          <w:numId w:val="1"/>
        </w:numPr>
        <w:rPr>
          <w:rFonts w:ascii="Montserrat" w:eastAsia="Montserrat" w:hAnsi="Montserrat" w:cs="Montserrat"/>
        </w:rPr>
      </w:pPr>
      <w:r>
        <w:rPr>
          <w:rFonts w:ascii="Montserrat" w:eastAsia="Montserrat" w:hAnsi="Montserrat" w:cs="Montserrat"/>
        </w:rPr>
        <w:t>Providing timely feedback on artifacts, deliverables, and questions</w:t>
      </w:r>
    </w:p>
    <w:p w14:paraId="58D860B7" w14:textId="77777777" w:rsidR="00C81D24" w:rsidRDefault="00E423A5">
      <w:pPr>
        <w:numPr>
          <w:ilvl w:val="2"/>
          <w:numId w:val="1"/>
        </w:numPr>
        <w:rPr>
          <w:rFonts w:ascii="Montserrat" w:eastAsia="Montserrat" w:hAnsi="Montserrat" w:cs="Montserrat"/>
        </w:rPr>
      </w:pPr>
      <w:r>
        <w:rPr>
          <w:rFonts w:ascii="Montserrat" w:eastAsia="Montserrat" w:hAnsi="Montserrat" w:cs="Montserrat"/>
        </w:rPr>
        <w:t>Acceptance of Services and Deliverables</w:t>
      </w:r>
    </w:p>
    <w:p w14:paraId="58D860B8" w14:textId="77777777" w:rsidR="00C81D24" w:rsidRDefault="00E423A5">
      <w:pPr>
        <w:numPr>
          <w:ilvl w:val="2"/>
          <w:numId w:val="1"/>
        </w:numPr>
        <w:rPr>
          <w:rFonts w:ascii="Montserrat" w:eastAsia="Montserrat" w:hAnsi="Montserrat" w:cs="Montserrat"/>
        </w:rPr>
      </w:pPr>
      <w:r>
        <w:rPr>
          <w:rFonts w:ascii="Montserrat" w:eastAsia="Montserrat" w:hAnsi="Montserrat" w:cs="Montserrat"/>
        </w:rPr>
        <w:t>Provide access to Subject Matter Experts</w:t>
      </w:r>
    </w:p>
    <w:p w14:paraId="58D860B9" w14:textId="77777777" w:rsidR="00C81D24" w:rsidRDefault="00E423A5">
      <w:pPr>
        <w:numPr>
          <w:ilvl w:val="2"/>
          <w:numId w:val="1"/>
        </w:numPr>
        <w:rPr>
          <w:rFonts w:ascii="Montserrat" w:eastAsia="Montserrat" w:hAnsi="Montserrat" w:cs="Montserrat"/>
        </w:rPr>
      </w:pPr>
      <w:r>
        <w:rPr>
          <w:rFonts w:ascii="Montserrat" w:eastAsia="Montserrat" w:hAnsi="Montserrat" w:cs="Montserrat"/>
        </w:rPr>
        <w:t>Attend scheduled meetings</w:t>
      </w:r>
    </w:p>
    <w:p w14:paraId="58D860BA" w14:textId="77777777" w:rsidR="00C81D24" w:rsidRDefault="00E423A5">
      <w:pPr>
        <w:numPr>
          <w:ilvl w:val="2"/>
          <w:numId w:val="1"/>
        </w:numPr>
        <w:rPr>
          <w:rFonts w:ascii="Montserrat" w:eastAsia="Montserrat" w:hAnsi="Montserrat" w:cs="Montserrat"/>
        </w:rPr>
      </w:pPr>
      <w:r>
        <w:rPr>
          <w:rFonts w:ascii="Montserrat" w:eastAsia="Montserrat" w:hAnsi="Montserrat" w:cs="Montserrat"/>
        </w:rPr>
        <w:t xml:space="preserve">Follow processes and workflows determined by </w:t>
      </w:r>
      <w:proofErr w:type="spellStart"/>
      <w:r>
        <w:rPr>
          <w:rFonts w:ascii="Montserrat" w:eastAsia="Montserrat" w:hAnsi="Montserrat" w:cs="Montserrat"/>
        </w:rPr>
        <w:t>Orases</w:t>
      </w:r>
      <w:proofErr w:type="spellEnd"/>
    </w:p>
    <w:p w14:paraId="58D860BB" w14:textId="77777777" w:rsidR="00C81D24" w:rsidRDefault="00E423A5">
      <w:pPr>
        <w:numPr>
          <w:ilvl w:val="2"/>
          <w:numId w:val="1"/>
        </w:numPr>
        <w:rPr>
          <w:rFonts w:ascii="Montserrat" w:eastAsia="Montserrat" w:hAnsi="Montserrat" w:cs="Montserrat"/>
        </w:rPr>
      </w:pPr>
      <w:r>
        <w:rPr>
          <w:rFonts w:ascii="Montserrat" w:eastAsia="Montserrat" w:hAnsi="Montserrat" w:cs="Montserrat"/>
        </w:rPr>
        <w:lastRenderedPageBreak/>
        <w:t>Reading, reviewing, and approving requirements documentation</w:t>
      </w:r>
    </w:p>
    <w:p w14:paraId="58D860BC" w14:textId="77777777" w:rsidR="00C81D24" w:rsidRDefault="00E423A5">
      <w:pPr>
        <w:numPr>
          <w:ilvl w:val="1"/>
          <w:numId w:val="1"/>
        </w:numPr>
      </w:pPr>
      <w:r>
        <w:rPr>
          <w:rFonts w:ascii="Montserrat" w:eastAsia="Montserrat" w:hAnsi="Montserrat" w:cs="Montserrat"/>
        </w:rPr>
        <w:t>CLIENT is responsible for providing access to existing infrastructure and integration points.</w:t>
      </w:r>
    </w:p>
    <w:p w14:paraId="58D860BD" w14:textId="77777777" w:rsidR="00C81D24" w:rsidRDefault="00E423A5">
      <w:pPr>
        <w:numPr>
          <w:ilvl w:val="1"/>
          <w:numId w:val="1"/>
        </w:numPr>
      </w:pPr>
      <w:r>
        <w:rPr>
          <w:rFonts w:ascii="Montserrat" w:eastAsia="Montserrat" w:hAnsi="Montserrat" w:cs="Montserrat"/>
        </w:rPr>
        <w:t xml:space="preserve">CLIENT is responsible for notifying </w:t>
      </w:r>
      <w:proofErr w:type="spellStart"/>
      <w:r>
        <w:rPr>
          <w:rFonts w:ascii="Montserrat" w:eastAsia="Montserrat" w:hAnsi="Montserrat" w:cs="Montserrat"/>
        </w:rPr>
        <w:t>Orases</w:t>
      </w:r>
      <w:proofErr w:type="spellEnd"/>
      <w:r>
        <w:rPr>
          <w:rFonts w:ascii="Montserrat" w:eastAsia="Montserrat" w:hAnsi="Montserrat" w:cs="Montserrat"/>
        </w:rPr>
        <w:t xml:space="preserve"> in advance of significant business changes (for example, stakeholder changes, leave of absence, potential timeline bottlenecks, business case changes, etc.)</w:t>
      </w:r>
    </w:p>
    <w:p w14:paraId="58D860BE" w14:textId="77777777" w:rsidR="00C81D24" w:rsidRDefault="00E423A5">
      <w:pPr>
        <w:numPr>
          <w:ilvl w:val="1"/>
          <w:numId w:val="1"/>
        </w:numPr>
        <w:rPr>
          <w:ins w:id="117" w:author="Angina, Kate" w:date="2026-01-22T15:40:00Z" w16du:dateUtc="2026-01-22T20:40:00Z"/>
          <w:rFonts w:ascii="Montserrat" w:eastAsia="Montserrat" w:hAnsi="Montserrat" w:cs="Montserrat"/>
        </w:rPr>
      </w:pPr>
      <w:r>
        <w:rPr>
          <w:rFonts w:ascii="Montserrat" w:eastAsia="Montserrat" w:hAnsi="Montserrat" w:cs="Montserrat"/>
        </w:rPr>
        <w:t xml:space="preserve">CLIENT is required to hold at least monthly Stakeholder meetings with their project sponsors and </w:t>
      </w:r>
      <w:proofErr w:type="spellStart"/>
      <w:r>
        <w:rPr>
          <w:rFonts w:ascii="Montserrat" w:eastAsia="Montserrat" w:hAnsi="Montserrat" w:cs="Montserrat"/>
        </w:rPr>
        <w:t>Orases</w:t>
      </w:r>
      <w:proofErr w:type="spellEnd"/>
      <w:r>
        <w:rPr>
          <w:rFonts w:ascii="Montserrat" w:eastAsia="Montserrat" w:hAnsi="Montserrat" w:cs="Montserrat"/>
        </w:rPr>
        <w:t>. Project sponsors will be identified and documented in the Project Kickoff meeting.</w:t>
      </w:r>
    </w:p>
    <w:p w14:paraId="4171284B" w14:textId="44B075B9" w:rsidR="001A22AB" w:rsidRDefault="001A22AB" w:rsidP="001A22AB">
      <w:pPr>
        <w:ind w:left="1080"/>
        <w:rPr>
          <w:ins w:id="118" w:author="Angina, Kate" w:date="2026-01-22T15:40:00Z" w16du:dateUtc="2026-01-22T20:40:00Z"/>
          <w:rFonts w:ascii="Montserrat" w:eastAsia="Montserrat" w:hAnsi="Montserrat" w:cs="Montserrat"/>
        </w:rPr>
      </w:pPr>
      <w:ins w:id="119" w:author="Angina, Kate" w:date="2026-01-22T15:40:00Z" w16du:dateUtc="2026-01-22T20:40:00Z">
        <w:r>
          <w:rPr>
            <w:rFonts w:ascii="Montserrat" w:eastAsia="Montserrat" w:hAnsi="Montserrat" w:cs="Montserrat"/>
          </w:rPr>
          <w:t>2.3. Consultant Responsibilities:</w:t>
        </w:r>
      </w:ins>
    </w:p>
    <w:p w14:paraId="1C2C6805" w14:textId="77777777" w:rsidR="001A22AB" w:rsidRDefault="001A22AB" w:rsidP="003E44F3">
      <w:pPr>
        <w:pStyle w:val="ListParagraph"/>
        <w:numPr>
          <w:ilvl w:val="2"/>
          <w:numId w:val="15"/>
        </w:numPr>
        <w:spacing w:after="200" w:line="276" w:lineRule="auto"/>
        <w:ind w:right="0"/>
        <w:jc w:val="both"/>
        <w:rPr>
          <w:ins w:id="120" w:author="Angina, Kate" w:date="2026-01-22T15:40:00Z" w16du:dateUtc="2026-01-22T20:40:00Z"/>
        </w:rPr>
        <w:pPrChange w:id="121" w:author="Angina, Kate" w:date="2026-01-22T15:42:00Z" w16du:dateUtc="2026-01-22T20:42:00Z">
          <w:pPr>
            <w:pStyle w:val="ListParagraph"/>
            <w:numPr>
              <w:ilvl w:val="3"/>
            </w:numPr>
            <w:spacing w:after="200" w:line="276" w:lineRule="auto"/>
            <w:ind w:left="2160" w:right="0" w:hanging="360"/>
            <w:jc w:val="both"/>
          </w:pPr>
        </w:pPrChange>
      </w:pPr>
      <w:ins w:id="122" w:author="Angina, Kate" w:date="2026-01-22T15:40:00Z" w16du:dateUtc="2026-01-22T20:40:00Z">
        <w:r>
          <w:t>Provide clear, concise guidance and recommendations to Duke Energy for the Consultant responsibilities listed within this SOW or otherwise requested in the format indicated by Duke Energy</w:t>
        </w:r>
      </w:ins>
    </w:p>
    <w:p w14:paraId="6E9F54FD" w14:textId="77777777" w:rsidR="001A22AB" w:rsidRDefault="001A22AB" w:rsidP="003E44F3">
      <w:pPr>
        <w:pStyle w:val="ListParagraph"/>
        <w:numPr>
          <w:ilvl w:val="2"/>
          <w:numId w:val="15"/>
        </w:numPr>
        <w:spacing w:after="200" w:line="276" w:lineRule="auto"/>
        <w:ind w:right="0"/>
        <w:jc w:val="both"/>
        <w:rPr>
          <w:ins w:id="123" w:author="Angina, Kate" w:date="2026-01-22T15:41:00Z" w16du:dateUtc="2026-01-22T20:41:00Z"/>
        </w:rPr>
        <w:pPrChange w:id="124" w:author="Angina, Kate" w:date="2026-01-22T15:42:00Z" w16du:dateUtc="2026-01-22T20:42:00Z">
          <w:pPr>
            <w:pStyle w:val="ListParagraph"/>
            <w:numPr>
              <w:ilvl w:val="3"/>
            </w:numPr>
            <w:spacing w:after="200" w:line="276" w:lineRule="auto"/>
            <w:ind w:left="2160" w:right="0" w:hanging="360"/>
            <w:jc w:val="both"/>
          </w:pPr>
        </w:pPrChange>
      </w:pPr>
      <w:ins w:id="125" w:author="Angina, Kate" w:date="2026-01-22T15:40:00Z" w16du:dateUtc="2026-01-22T20:40:00Z">
        <w:r>
          <w:t>Deliver the scope of work within the specified timeline and project budget, as agreed to by Duke Energy.</w:t>
        </w:r>
      </w:ins>
    </w:p>
    <w:p w14:paraId="2665AE88" w14:textId="77777777" w:rsidR="00564088" w:rsidRDefault="00564088" w:rsidP="003E44F3">
      <w:pPr>
        <w:pStyle w:val="ListParagraph"/>
        <w:numPr>
          <w:ilvl w:val="2"/>
          <w:numId w:val="15"/>
        </w:numPr>
        <w:spacing w:after="200" w:line="276" w:lineRule="auto"/>
        <w:ind w:right="0"/>
        <w:jc w:val="both"/>
        <w:rPr>
          <w:ins w:id="126" w:author="Angina, Kate" w:date="2026-01-22T15:41:00Z" w16du:dateUtc="2026-01-22T20:41:00Z"/>
        </w:rPr>
        <w:pPrChange w:id="127" w:author="Angina, Kate" w:date="2026-01-22T15:42:00Z" w16du:dateUtc="2026-01-22T20:42:00Z">
          <w:pPr>
            <w:pStyle w:val="ListParagraph"/>
            <w:numPr>
              <w:ilvl w:val="3"/>
            </w:numPr>
            <w:spacing w:after="200" w:line="276" w:lineRule="auto"/>
            <w:ind w:left="2160" w:right="0" w:hanging="360"/>
            <w:jc w:val="both"/>
          </w:pPr>
        </w:pPrChange>
      </w:pPr>
      <w:ins w:id="128" w:author="Angina, Kate" w:date="2026-01-22T15:41:00Z" w16du:dateUtc="2026-01-22T20:41:00Z">
        <w:r>
          <w:t>Appoint and maintain a Consultant Principal Representative for the Services under the SOW. The Consultant Principal Representative shall have the following responsibilities:</w:t>
        </w:r>
      </w:ins>
    </w:p>
    <w:p w14:paraId="25E55D8B" w14:textId="77777777" w:rsidR="00564088" w:rsidRDefault="00564088" w:rsidP="00CC37C9">
      <w:pPr>
        <w:pStyle w:val="ListParagraph"/>
        <w:numPr>
          <w:ilvl w:val="5"/>
          <w:numId w:val="12"/>
        </w:numPr>
        <w:spacing w:after="200" w:line="276" w:lineRule="auto"/>
        <w:ind w:right="0"/>
        <w:jc w:val="both"/>
        <w:rPr>
          <w:ins w:id="129" w:author="Angina, Kate" w:date="2026-01-22T15:41:00Z" w16du:dateUtc="2026-01-22T20:41:00Z"/>
        </w:rPr>
        <w:pPrChange w:id="130" w:author="Angina, Kate" w:date="2026-01-22T15:41:00Z" w16du:dateUtc="2026-01-22T20:41:00Z">
          <w:pPr>
            <w:pStyle w:val="ListParagraph"/>
            <w:numPr>
              <w:ilvl w:val="5"/>
              <w:numId w:val="11"/>
            </w:numPr>
            <w:spacing w:after="200" w:line="276" w:lineRule="auto"/>
            <w:ind w:left="2880" w:right="0" w:hanging="360"/>
            <w:jc w:val="both"/>
          </w:pPr>
        </w:pPrChange>
      </w:pPr>
      <w:ins w:id="131" w:author="Angina, Kate" w:date="2026-01-22T15:41:00Z" w16du:dateUtc="2026-01-22T20:41:00Z">
        <w:r>
          <w:t xml:space="preserve">Facilitate periodic update meetings at Duke Energy’s request to review status of all assignments/tasks currently under contract with </w:t>
        </w:r>
        <w:proofErr w:type="gramStart"/>
        <w:r>
          <w:t>Consultant</w:t>
        </w:r>
        <w:proofErr w:type="gramEnd"/>
        <w:r>
          <w:t xml:space="preserve">.  </w:t>
        </w:r>
      </w:ins>
    </w:p>
    <w:p w14:paraId="6B425192" w14:textId="77777777" w:rsidR="00564088" w:rsidRDefault="00564088" w:rsidP="00CC37C9">
      <w:pPr>
        <w:pStyle w:val="ListParagraph"/>
        <w:numPr>
          <w:ilvl w:val="5"/>
          <w:numId w:val="12"/>
        </w:numPr>
        <w:spacing w:after="200" w:line="276" w:lineRule="auto"/>
        <w:ind w:right="0"/>
        <w:jc w:val="both"/>
        <w:rPr>
          <w:ins w:id="132" w:author="Angina, Kate" w:date="2026-01-22T15:41:00Z" w16du:dateUtc="2026-01-22T20:41:00Z"/>
        </w:rPr>
        <w:pPrChange w:id="133" w:author="Angina, Kate" w:date="2026-01-22T15:41:00Z" w16du:dateUtc="2026-01-22T20:41:00Z">
          <w:pPr>
            <w:pStyle w:val="ListParagraph"/>
            <w:numPr>
              <w:ilvl w:val="5"/>
              <w:numId w:val="11"/>
            </w:numPr>
            <w:spacing w:after="200" w:line="276" w:lineRule="auto"/>
            <w:ind w:left="2880" w:right="0" w:hanging="360"/>
            <w:jc w:val="both"/>
          </w:pPr>
        </w:pPrChange>
      </w:pPr>
      <w:ins w:id="134" w:author="Angina, Kate" w:date="2026-01-22T15:41:00Z" w16du:dateUtc="2026-01-22T20:41:00Z">
        <w:r>
          <w:t>In preparation for periodic update meetings, submit written status reports in the Duke Energy format requested</w:t>
        </w:r>
      </w:ins>
    </w:p>
    <w:p w14:paraId="6A403118" w14:textId="77777777" w:rsidR="00564088" w:rsidRDefault="00564088" w:rsidP="00CC37C9">
      <w:pPr>
        <w:pStyle w:val="ListParagraph"/>
        <w:numPr>
          <w:ilvl w:val="5"/>
          <w:numId w:val="12"/>
        </w:numPr>
        <w:spacing w:after="200" w:line="276" w:lineRule="auto"/>
        <w:ind w:right="0"/>
        <w:jc w:val="both"/>
        <w:rPr>
          <w:ins w:id="135" w:author="Angina, Kate" w:date="2026-01-22T15:41:00Z" w16du:dateUtc="2026-01-22T20:41:00Z"/>
        </w:rPr>
        <w:pPrChange w:id="136" w:author="Angina, Kate" w:date="2026-01-22T15:41:00Z" w16du:dateUtc="2026-01-22T20:41:00Z">
          <w:pPr>
            <w:pStyle w:val="ListParagraph"/>
            <w:numPr>
              <w:ilvl w:val="5"/>
              <w:numId w:val="11"/>
            </w:numPr>
            <w:spacing w:after="200" w:line="276" w:lineRule="auto"/>
            <w:ind w:left="2880" w:right="0" w:hanging="360"/>
            <w:jc w:val="both"/>
          </w:pPr>
        </w:pPrChange>
      </w:pPr>
      <w:ins w:id="137" w:author="Angina, Kate" w:date="2026-01-22T15:41:00Z" w16du:dateUtc="2026-01-22T20:41:00Z">
        <w:r>
          <w:t xml:space="preserve">Respond to questions posed by the Duke Energy Principal Representative </w:t>
        </w:r>
        <w:proofErr w:type="gramStart"/>
        <w:r>
          <w:t>and or</w:t>
        </w:r>
        <w:proofErr w:type="gramEnd"/>
        <w:r>
          <w:t xml:space="preserve"> other members of the Duke Energy project team </w:t>
        </w:r>
        <w:proofErr w:type="gramStart"/>
        <w:r>
          <w:t>during the course of</w:t>
        </w:r>
        <w:proofErr w:type="gramEnd"/>
        <w:r>
          <w:t xml:space="preserve"> the Work under this SOW within two (2) Business Days or less.</w:t>
        </w:r>
      </w:ins>
    </w:p>
    <w:p w14:paraId="3BA844A7" w14:textId="77777777" w:rsidR="00564088" w:rsidRDefault="00564088" w:rsidP="00CC37C9">
      <w:pPr>
        <w:pStyle w:val="ListParagraph"/>
        <w:numPr>
          <w:ilvl w:val="5"/>
          <w:numId w:val="12"/>
        </w:numPr>
        <w:spacing w:after="200" w:line="276" w:lineRule="auto"/>
        <w:ind w:right="0"/>
        <w:jc w:val="both"/>
        <w:rPr>
          <w:ins w:id="138" w:author="Angina, Kate" w:date="2026-01-22T15:41:00Z" w16du:dateUtc="2026-01-22T20:41:00Z"/>
        </w:rPr>
        <w:pPrChange w:id="139" w:author="Angina, Kate" w:date="2026-01-22T15:41:00Z" w16du:dateUtc="2026-01-22T20:41:00Z">
          <w:pPr>
            <w:pStyle w:val="ListParagraph"/>
            <w:numPr>
              <w:ilvl w:val="5"/>
              <w:numId w:val="11"/>
            </w:numPr>
            <w:spacing w:after="200" w:line="276" w:lineRule="auto"/>
            <w:ind w:left="2880" w:right="0" w:hanging="360"/>
            <w:jc w:val="both"/>
          </w:pPr>
        </w:pPrChange>
      </w:pPr>
      <w:ins w:id="140" w:author="Angina, Kate" w:date="2026-01-22T15:41:00Z" w16du:dateUtc="2026-01-22T20:41:00Z">
        <w:r>
          <w:t xml:space="preserve">Ensure that Duke Energy is not invoiced until Duke Energy has provided Acceptance as set forth herein or it is deemed to have been Accepted by operation of the SOW terms.  </w:t>
        </w:r>
      </w:ins>
    </w:p>
    <w:p w14:paraId="415E99D4" w14:textId="77777777" w:rsidR="00564088" w:rsidRDefault="00564088" w:rsidP="00CC37C9">
      <w:pPr>
        <w:pStyle w:val="ListParagraph"/>
        <w:numPr>
          <w:ilvl w:val="5"/>
          <w:numId w:val="12"/>
        </w:numPr>
        <w:spacing w:after="200" w:line="276" w:lineRule="auto"/>
        <w:ind w:right="0"/>
        <w:jc w:val="both"/>
        <w:rPr>
          <w:ins w:id="141" w:author="Angina, Kate" w:date="2026-01-22T15:41:00Z" w16du:dateUtc="2026-01-22T20:41:00Z"/>
        </w:rPr>
        <w:pPrChange w:id="142" w:author="Angina, Kate" w:date="2026-01-22T15:41:00Z" w16du:dateUtc="2026-01-22T20:41:00Z">
          <w:pPr>
            <w:pStyle w:val="ListParagraph"/>
            <w:numPr>
              <w:ilvl w:val="5"/>
              <w:numId w:val="11"/>
            </w:numPr>
            <w:spacing w:after="200" w:line="276" w:lineRule="auto"/>
            <w:ind w:left="2880" w:right="0" w:hanging="360"/>
            <w:jc w:val="both"/>
          </w:pPr>
        </w:pPrChange>
      </w:pPr>
      <w:ins w:id="143" w:author="Angina, Kate" w:date="2026-01-22T15:41:00Z" w16du:dateUtc="2026-01-22T20:41:00Z">
        <w:r>
          <w:t>Receive notices as required under the Agreement and pursuant to this SOW.</w:t>
        </w:r>
      </w:ins>
    </w:p>
    <w:p w14:paraId="654027B7" w14:textId="77777777" w:rsidR="00564088" w:rsidRDefault="00564088" w:rsidP="00CC37C9">
      <w:pPr>
        <w:pStyle w:val="ListParagraph"/>
        <w:numPr>
          <w:ilvl w:val="5"/>
          <w:numId w:val="12"/>
        </w:numPr>
        <w:spacing w:after="200" w:line="276" w:lineRule="auto"/>
        <w:ind w:right="0"/>
        <w:jc w:val="both"/>
        <w:rPr>
          <w:ins w:id="144" w:author="Angina, Kate" w:date="2026-01-22T15:41:00Z" w16du:dateUtc="2026-01-22T20:41:00Z"/>
        </w:rPr>
        <w:pPrChange w:id="145" w:author="Angina, Kate" w:date="2026-01-22T15:41:00Z" w16du:dateUtc="2026-01-22T20:41:00Z">
          <w:pPr>
            <w:pStyle w:val="ListParagraph"/>
            <w:numPr>
              <w:ilvl w:val="5"/>
              <w:numId w:val="11"/>
            </w:numPr>
            <w:spacing w:after="200" w:line="276" w:lineRule="auto"/>
            <w:ind w:left="2880" w:right="0" w:hanging="360"/>
            <w:jc w:val="both"/>
          </w:pPr>
        </w:pPrChange>
      </w:pPr>
      <w:ins w:id="146" w:author="Angina, Kate" w:date="2026-01-22T15:41:00Z" w16du:dateUtc="2026-01-22T20:41:00Z">
        <w:r>
          <w:t>Provide project information and be available to answer questions for the Duke Energy project team as needed for the duration of the SOW.</w:t>
        </w:r>
      </w:ins>
    </w:p>
    <w:p w14:paraId="69407F2E" w14:textId="77777777" w:rsidR="00564088" w:rsidRDefault="00564088" w:rsidP="00CC37C9">
      <w:pPr>
        <w:pStyle w:val="ListParagraph"/>
        <w:numPr>
          <w:ilvl w:val="5"/>
          <w:numId w:val="12"/>
        </w:numPr>
        <w:spacing w:after="200" w:line="276" w:lineRule="auto"/>
        <w:ind w:right="0"/>
        <w:jc w:val="both"/>
        <w:rPr>
          <w:ins w:id="147" w:author="Angina, Kate" w:date="2026-01-22T15:41:00Z" w16du:dateUtc="2026-01-22T20:41:00Z"/>
        </w:rPr>
        <w:pPrChange w:id="148" w:author="Angina, Kate" w:date="2026-01-22T15:41:00Z" w16du:dateUtc="2026-01-22T20:41:00Z">
          <w:pPr>
            <w:pStyle w:val="ListParagraph"/>
            <w:numPr>
              <w:ilvl w:val="5"/>
              <w:numId w:val="11"/>
            </w:numPr>
            <w:spacing w:after="200" w:line="276" w:lineRule="auto"/>
            <w:ind w:left="2880" w:right="0" w:hanging="360"/>
            <w:jc w:val="both"/>
          </w:pPr>
        </w:pPrChange>
      </w:pPr>
      <w:ins w:id="149" w:author="Angina, Kate" w:date="2026-01-22T15:41:00Z" w16du:dateUtc="2026-01-22T20:41:00Z">
        <w:r>
          <w:t xml:space="preserve">Monitor quality of work and the Deliverables to ensure delivery of the highest quality consistent with </w:t>
        </w:r>
        <w:proofErr w:type="gramStart"/>
        <w:r>
          <w:t>industry best</w:t>
        </w:r>
        <w:proofErr w:type="gramEnd"/>
        <w:r>
          <w:t xml:space="preserve"> practices and the terms of this SOW.</w:t>
        </w:r>
      </w:ins>
    </w:p>
    <w:p w14:paraId="6A5BF089" w14:textId="77777777" w:rsidR="00564088" w:rsidRDefault="00564088" w:rsidP="00CC37C9">
      <w:pPr>
        <w:pStyle w:val="ListParagraph"/>
        <w:numPr>
          <w:ilvl w:val="5"/>
          <w:numId w:val="12"/>
        </w:numPr>
        <w:spacing w:after="200" w:line="276" w:lineRule="auto"/>
        <w:ind w:right="0"/>
        <w:jc w:val="both"/>
        <w:rPr>
          <w:ins w:id="150" w:author="Angina, Kate" w:date="2026-01-22T15:41:00Z" w16du:dateUtc="2026-01-22T20:41:00Z"/>
        </w:rPr>
        <w:pPrChange w:id="151" w:author="Angina, Kate" w:date="2026-01-22T15:41:00Z" w16du:dateUtc="2026-01-22T20:41:00Z">
          <w:pPr>
            <w:pStyle w:val="ListParagraph"/>
            <w:numPr>
              <w:ilvl w:val="5"/>
              <w:numId w:val="11"/>
            </w:numPr>
            <w:spacing w:after="200" w:line="276" w:lineRule="auto"/>
            <w:ind w:left="2880" w:right="0" w:hanging="360"/>
            <w:jc w:val="both"/>
          </w:pPr>
        </w:pPrChange>
      </w:pPr>
      <w:ins w:id="152" w:author="Angina, Kate" w:date="2026-01-22T15:41:00Z" w16du:dateUtc="2026-01-22T20:41:00Z">
        <w:r>
          <w:t>Maintain the availability and level of authority necessary to deliver on time, quality Deliverables.</w:t>
        </w:r>
      </w:ins>
    </w:p>
    <w:p w14:paraId="3FF5B8C3" w14:textId="77777777" w:rsidR="003E44F3" w:rsidRDefault="00CC37C9" w:rsidP="003E44F3">
      <w:pPr>
        <w:pStyle w:val="ListParagraph"/>
        <w:numPr>
          <w:ilvl w:val="0"/>
          <w:numId w:val="14"/>
        </w:numPr>
        <w:spacing w:after="200" w:line="276" w:lineRule="auto"/>
        <w:ind w:left="2250" w:right="0"/>
        <w:jc w:val="both"/>
        <w:rPr>
          <w:ins w:id="153" w:author="Angina, Kate" w:date="2026-01-22T15:42:00Z" w16du:dateUtc="2026-01-22T20:42:00Z"/>
        </w:rPr>
        <w:pPrChange w:id="154" w:author="Angina, Kate" w:date="2026-01-22T15:42:00Z" w16du:dateUtc="2026-01-22T20:42:00Z">
          <w:pPr>
            <w:pStyle w:val="ListParagraph"/>
            <w:spacing w:after="200" w:line="276" w:lineRule="auto"/>
            <w:ind w:left="2880" w:right="0"/>
            <w:jc w:val="both"/>
          </w:pPr>
        </w:pPrChange>
      </w:pPr>
      <w:ins w:id="155" w:author="Angina, Kate" w:date="2026-01-22T15:41:00Z" w16du:dateUtc="2026-01-22T20:41:00Z">
        <w:r>
          <w:t xml:space="preserve">At all times, Consultant will employ </w:t>
        </w:r>
        <w:proofErr w:type="gramStart"/>
        <w:r>
          <w:t>a sufficient number of</w:t>
        </w:r>
        <w:proofErr w:type="gramEnd"/>
        <w:r>
          <w:t xml:space="preserve"> resources with the appropriate level of skill and experience to successfully implement the Services described herein, adjusting staffing as needed to fulfill all requirements. In the event these employees change pursuant to the terms of the Agreement, the Parties agree that it will be handled without a change order, but by written notice and documentation between the parties. </w:t>
        </w:r>
      </w:ins>
    </w:p>
    <w:p w14:paraId="60EC3869" w14:textId="1E15A8B4" w:rsidR="001A22AB" w:rsidRDefault="001A22AB" w:rsidP="003E44F3">
      <w:pPr>
        <w:pStyle w:val="ListParagraph"/>
        <w:numPr>
          <w:ilvl w:val="0"/>
          <w:numId w:val="14"/>
        </w:numPr>
        <w:spacing w:after="200" w:line="276" w:lineRule="auto"/>
        <w:ind w:left="2250" w:right="0"/>
        <w:jc w:val="both"/>
        <w:rPr>
          <w:ins w:id="156" w:author="Angina, Kate" w:date="2026-01-22T15:40:00Z" w16du:dateUtc="2026-01-22T20:40:00Z"/>
        </w:rPr>
        <w:pPrChange w:id="157" w:author="Angina, Kate" w:date="2026-01-22T15:42:00Z" w16du:dateUtc="2026-01-22T20:42:00Z">
          <w:pPr>
            <w:numPr>
              <w:ilvl w:val="1"/>
              <w:numId w:val="1"/>
            </w:numPr>
            <w:ind w:left="1440" w:hanging="360"/>
          </w:pPr>
        </w:pPrChange>
      </w:pPr>
      <w:ins w:id="158" w:author="Angina, Kate" w:date="2026-01-22T15:40:00Z" w16du:dateUtc="2026-01-22T20:40:00Z">
        <w:r>
          <w:t xml:space="preserve">Consultant will remain free of conflicts of interest </w:t>
        </w:r>
        <w:proofErr w:type="gramStart"/>
        <w:r>
          <w:t>related to the Services at all times</w:t>
        </w:r>
        <w:proofErr w:type="gramEnd"/>
        <w:r>
          <w:t xml:space="preserve">.  </w:t>
        </w:r>
        <w:proofErr w:type="gramStart"/>
        <w:r>
          <w:t>In the event that</w:t>
        </w:r>
        <w:proofErr w:type="gramEnd"/>
        <w:r>
          <w:t xml:space="preserve"> the Consultant becomes aware of any issue or question concerning a possible conflict of interest, Consultant shall provide Duke Energy with written notice to the Duke Energy Principal </w:t>
        </w:r>
        <w:r>
          <w:lastRenderedPageBreak/>
          <w:t>Representative of the nature, extent and details of the potential conflict of interest along with the Consultant’s analysis of whether an actual conflict of interest exists.</w:t>
        </w:r>
      </w:ins>
    </w:p>
    <w:p w14:paraId="4FEA64ED" w14:textId="77777777" w:rsidR="00732B9E" w:rsidRPr="00732B9E" w:rsidRDefault="00732B9E" w:rsidP="00732B9E">
      <w:pPr>
        <w:pStyle w:val="ListParagraph"/>
        <w:numPr>
          <w:ilvl w:val="0"/>
          <w:numId w:val="14"/>
        </w:numPr>
        <w:spacing w:after="200" w:line="276" w:lineRule="auto"/>
        <w:ind w:left="2250" w:right="0"/>
        <w:jc w:val="both"/>
        <w:rPr>
          <w:ins w:id="159" w:author="Angina, Kate" w:date="2026-01-22T15:48:00Z" w16du:dateUtc="2026-01-22T20:48:00Z"/>
          <w:rPrChange w:id="160" w:author="Angina, Kate" w:date="2026-01-22T15:49:00Z" w16du:dateUtc="2026-01-22T20:49:00Z">
            <w:rPr>
              <w:ins w:id="161" w:author="Angina, Kate" w:date="2026-01-22T15:48:00Z" w16du:dateUtc="2026-01-22T20:48:00Z"/>
              <w:rFonts w:ascii="Segoe UI" w:eastAsia="Times New Roman" w:hAnsi="Segoe UI" w:cs="Segoe UI"/>
              <w:color w:val="auto"/>
              <w:sz w:val="21"/>
              <w:szCs w:val="21"/>
              <w:lang w:val="en-US"/>
            </w:rPr>
          </w:rPrChange>
        </w:rPr>
        <w:pPrChange w:id="162" w:author="Angina, Kate" w:date="2026-01-22T15:49:00Z" w16du:dateUtc="2026-01-22T20:49:00Z">
          <w:pPr>
            <w:pStyle w:val="ListParagraph"/>
            <w:numPr>
              <w:numId w:val="14"/>
            </w:numPr>
            <w:spacing w:line="300" w:lineRule="atLeast"/>
            <w:ind w:left="3600" w:right="0" w:hanging="360"/>
          </w:pPr>
        </w:pPrChange>
      </w:pPr>
      <w:ins w:id="163" w:author="Angina, Kate" w:date="2026-01-22T15:48:00Z" w16du:dateUtc="2026-01-22T20:48:00Z">
        <w:r w:rsidRPr="00732B9E">
          <w:rPr>
            <w:rPrChange w:id="164" w:author="Angina, Kate" w:date="2026-01-22T15:49:00Z" w16du:dateUtc="2026-01-22T20:49:00Z">
              <w:rPr>
                <w:rFonts w:ascii="Segoe UI" w:eastAsia="Times New Roman" w:hAnsi="Segoe UI" w:cs="Segoe UI"/>
                <w:color w:val="auto"/>
                <w:sz w:val="21"/>
                <w:szCs w:val="21"/>
                <w:lang w:val="en-US"/>
              </w:rPr>
            </w:rPrChange>
          </w:rPr>
          <w:t>Consultant shall comply with the Duke Energy Interface Requirements set forth in Appendix 2</w:t>
        </w:r>
      </w:ins>
    </w:p>
    <w:p w14:paraId="53F21869" w14:textId="77777777" w:rsidR="001A22AB" w:rsidRDefault="001A22AB" w:rsidP="001A22AB">
      <w:pPr>
        <w:ind w:left="0"/>
        <w:rPr>
          <w:rFonts w:ascii="Montserrat" w:eastAsia="Montserrat" w:hAnsi="Montserrat" w:cs="Montserrat"/>
        </w:rPr>
        <w:pPrChange w:id="165" w:author="Angina, Kate" w:date="2026-01-22T15:40:00Z" w16du:dateUtc="2026-01-22T20:40:00Z">
          <w:pPr>
            <w:numPr>
              <w:ilvl w:val="1"/>
              <w:numId w:val="1"/>
            </w:numPr>
            <w:ind w:left="1440" w:hanging="360"/>
          </w:pPr>
        </w:pPrChange>
      </w:pPr>
    </w:p>
    <w:p w14:paraId="58D860BF" w14:textId="77777777" w:rsidR="00C81D24" w:rsidRDefault="00E423A5">
      <w:pPr>
        <w:spacing w:after="200"/>
      </w:pPr>
      <w:r>
        <w:t>-</w:t>
      </w:r>
      <w:r>
        <w:t xml:space="preserve"> - - - - - - - - - - - - - - - - - - -</w:t>
      </w:r>
    </w:p>
    <w:p w14:paraId="58D860C0" w14:textId="33DF7222" w:rsidR="00C81D24" w:rsidRDefault="00E423A5">
      <w:pPr>
        <w:pStyle w:val="Subtitle"/>
      </w:pPr>
      <w:bookmarkStart w:id="166" w:name="_pil9knfh8jay" w:colFirst="0" w:colLast="0"/>
      <w:bookmarkEnd w:id="166"/>
      <w:commentRangeStart w:id="167"/>
      <w:commentRangeStart w:id="168"/>
      <w:r>
        <w:t>0</w:t>
      </w:r>
      <w:ins w:id="169" w:author="Angina, Kate" w:date="2026-01-22T15:37:00Z" w16du:dateUtc="2026-01-22T20:37:00Z">
        <w:r w:rsidR="00D93CA2">
          <w:t>4</w:t>
        </w:r>
      </w:ins>
      <w:del w:id="170" w:author="Angina, Kate" w:date="2026-01-22T15:37:00Z" w16du:dateUtc="2026-01-22T20:37:00Z">
        <w:r w:rsidDel="00D93CA2">
          <w:delText>3</w:delText>
        </w:r>
      </w:del>
      <w:r>
        <w:t xml:space="preserve"> </w:t>
      </w:r>
      <w:r>
        <w:rPr>
          <w:color w:val="C2D500"/>
        </w:rPr>
        <w:t>Estimated Timeline</w:t>
      </w:r>
      <w:commentRangeEnd w:id="167"/>
      <w:r w:rsidR="0034361F">
        <w:rPr>
          <w:rStyle w:val="CommentReference"/>
          <w:rFonts w:ascii="Montserrat Light" w:eastAsia="Montserrat Light" w:hAnsi="Montserrat Light" w:cs="Montserrat Light"/>
          <w:b w:val="0"/>
          <w:bCs w:val="0"/>
          <w:color w:val="6E7C7C"/>
        </w:rPr>
        <w:commentReference w:id="167"/>
      </w:r>
      <w:commentRangeEnd w:id="168"/>
      <w:r w:rsidR="00962143">
        <w:rPr>
          <w:rStyle w:val="CommentReference"/>
          <w:rFonts w:ascii="Montserrat Light" w:eastAsia="Montserrat Light" w:hAnsi="Montserrat Light" w:cs="Montserrat Light"/>
          <w:b w:val="0"/>
          <w:bCs w:val="0"/>
          <w:color w:val="6E7C7C"/>
        </w:rPr>
        <w:commentReference w:id="168"/>
      </w:r>
    </w:p>
    <w:p w14:paraId="58D860C1" w14:textId="77777777" w:rsidR="00C81D24" w:rsidRDefault="00E423A5">
      <w:pPr>
        <w:rPr>
          <w:rFonts w:ascii="Montserrat" w:eastAsia="Montserrat" w:hAnsi="Montserrat" w:cs="Montserrat"/>
          <w:color w:val="666666"/>
        </w:rPr>
      </w:pPr>
      <w:r>
        <w:rPr>
          <w:rFonts w:ascii="Montserrat" w:eastAsia="Montserrat" w:hAnsi="Montserrat" w:cs="Montserrat"/>
          <w:color w:val="666666"/>
        </w:rPr>
        <w:t xml:space="preserve">Milestones will be agreed to throughout the project and reported on a pre-agreed cadence. The timeline of the project will be defined based on the Prioritization of Work (Section 1.2) agreed to by the Client and </w:t>
      </w:r>
      <w:proofErr w:type="spellStart"/>
      <w:r>
        <w:rPr>
          <w:rFonts w:ascii="Montserrat" w:eastAsia="Montserrat" w:hAnsi="Montserrat" w:cs="Montserrat"/>
          <w:color w:val="666666"/>
        </w:rPr>
        <w:t>Orases</w:t>
      </w:r>
      <w:proofErr w:type="spellEnd"/>
      <w:r>
        <w:rPr>
          <w:rFonts w:ascii="Montserrat" w:eastAsia="Montserrat" w:hAnsi="Montserrat" w:cs="Montserrat"/>
          <w:color w:val="666666"/>
        </w:rPr>
        <w:t xml:space="preserve"> during the Iterative Development (Deliverable 1.1, 1.2 and 1.3.) </w:t>
      </w:r>
    </w:p>
    <w:p w14:paraId="58D860C2" w14:textId="77777777" w:rsidR="00C81D24" w:rsidRDefault="00C81D24">
      <w:pPr>
        <w:rPr>
          <w:rFonts w:ascii="Montserrat" w:eastAsia="Montserrat" w:hAnsi="Montserrat" w:cs="Montserrat"/>
          <w:color w:val="666666"/>
        </w:rPr>
      </w:pPr>
    </w:p>
    <w:p w14:paraId="58D860C3" w14:textId="77777777" w:rsidR="00C81D24" w:rsidRDefault="00E423A5">
      <w:pPr>
        <w:rPr>
          <w:ins w:id="171" w:author="Angina, Kate" w:date="2026-01-22T15:21:00Z" w16du:dateUtc="2026-01-22T20:21:00Z"/>
          <w:rFonts w:ascii="Montserrat" w:eastAsia="Montserrat" w:hAnsi="Montserrat" w:cs="Montserrat"/>
          <w:color w:val="666666"/>
        </w:rPr>
      </w:pPr>
      <w:r>
        <w:rPr>
          <w:rFonts w:ascii="Montserrat" w:eastAsia="Montserrat" w:hAnsi="Montserrat" w:cs="Montserrat"/>
          <w:color w:val="666666"/>
        </w:rPr>
        <w:t xml:space="preserve">Both CLIENT and </w:t>
      </w:r>
      <w:proofErr w:type="spellStart"/>
      <w:r>
        <w:rPr>
          <w:rFonts w:ascii="Montserrat" w:eastAsia="Montserrat" w:hAnsi="Montserrat" w:cs="Montserrat"/>
          <w:color w:val="666666"/>
        </w:rPr>
        <w:t>Orases</w:t>
      </w:r>
      <w:proofErr w:type="spellEnd"/>
      <w:r>
        <w:rPr>
          <w:rFonts w:ascii="Montserrat" w:eastAsia="Montserrat" w:hAnsi="Montserrat" w:cs="Montserrat"/>
          <w:color w:val="666666"/>
        </w:rPr>
        <w:t xml:space="preserve"> agree to work together in good faith to drive towards the following target dates. These dates are subject to revision based on the above: </w:t>
      </w:r>
    </w:p>
    <w:p w14:paraId="40478E58" w14:textId="7866FD85" w:rsidR="00EB6B62" w:rsidRDefault="00EB6B62">
      <w:pPr>
        <w:rPr>
          <w:rFonts w:ascii="Montserrat" w:eastAsia="Montserrat" w:hAnsi="Montserrat" w:cs="Montserrat"/>
          <w:color w:val="666666"/>
        </w:rPr>
      </w:pPr>
      <w:ins w:id="172" w:author="Angina, Kate" w:date="2026-01-22T15:21:00Z" w16du:dateUtc="2026-01-22T20:21:00Z">
        <w:r>
          <w:rPr>
            <w:rFonts w:ascii="Montserrat" w:eastAsia="Montserrat" w:hAnsi="Montserrat" w:cs="Montserrat"/>
            <w:color w:val="666666"/>
          </w:rPr>
          <w:t>Key Milestones:</w:t>
        </w:r>
      </w:ins>
    </w:p>
    <w:p w14:paraId="58D860C4" w14:textId="77777777" w:rsidR="00C81D24" w:rsidRDefault="00E423A5">
      <w:pPr>
        <w:numPr>
          <w:ilvl w:val="0"/>
          <w:numId w:val="5"/>
        </w:numPr>
        <w:rPr>
          <w:rFonts w:ascii="Montserrat" w:eastAsia="Montserrat" w:hAnsi="Montserrat" w:cs="Montserrat"/>
          <w:color w:val="666666"/>
        </w:rPr>
      </w:pPr>
      <w:r>
        <w:rPr>
          <w:rFonts w:ascii="Montserrat" w:eastAsia="Montserrat" w:hAnsi="Montserrat" w:cs="Montserrat"/>
          <w:color w:val="666666"/>
        </w:rPr>
        <w:t>MVP target completion by 9/30/2026</w:t>
      </w:r>
    </w:p>
    <w:p w14:paraId="58D860C5" w14:textId="77777777" w:rsidR="00C81D24" w:rsidRDefault="00E423A5">
      <w:pPr>
        <w:numPr>
          <w:ilvl w:val="0"/>
          <w:numId w:val="5"/>
        </w:numPr>
        <w:rPr>
          <w:ins w:id="173" w:author="Angina, Kate" w:date="2026-01-22T15:21:00Z" w16du:dateUtc="2026-01-22T20:21:00Z"/>
          <w:rFonts w:ascii="Montserrat" w:eastAsia="Montserrat" w:hAnsi="Montserrat" w:cs="Montserrat"/>
          <w:color w:val="666666"/>
        </w:rPr>
      </w:pPr>
      <w:r>
        <w:rPr>
          <w:rFonts w:ascii="Montserrat" w:eastAsia="Montserrat" w:hAnsi="Montserrat" w:cs="Montserrat"/>
          <w:color w:val="666666"/>
        </w:rPr>
        <w:t>Phase 1 target completion by 12/31/2027</w:t>
      </w:r>
    </w:p>
    <w:p w14:paraId="3491CA51" w14:textId="01CF382D" w:rsidR="00EB6B62" w:rsidRDefault="000F6300" w:rsidP="00EB6B62">
      <w:pPr>
        <w:ind w:left="0"/>
        <w:rPr>
          <w:ins w:id="174" w:author="Angina, Kate" w:date="2026-01-22T15:22:00Z" w16du:dateUtc="2026-01-22T20:22:00Z"/>
          <w:rFonts w:ascii="Montserrat" w:eastAsia="Montserrat" w:hAnsi="Montserrat" w:cs="Montserrat"/>
          <w:color w:val="666666"/>
        </w:rPr>
      </w:pPr>
      <w:ins w:id="175" w:author="Angina, Kate" w:date="2026-01-22T16:26:00Z" w16du:dateUtc="2026-01-22T21:26:00Z">
        <w:r>
          <w:rPr>
            <w:rFonts w:ascii="Montserrat" w:eastAsia="Montserrat" w:hAnsi="Montserrat" w:cs="Montserrat"/>
            <w:color w:val="666666"/>
          </w:rPr>
          <w:t xml:space="preserve">Estimated </w:t>
        </w:r>
      </w:ins>
      <w:ins w:id="176" w:author="Angina, Kate" w:date="2026-01-22T15:22:00Z" w16du:dateUtc="2026-01-22T20:22:00Z">
        <w:r w:rsidR="00EB6B62">
          <w:rPr>
            <w:rFonts w:ascii="Montserrat" w:eastAsia="Montserrat" w:hAnsi="Montserrat" w:cs="Montserrat"/>
            <w:color w:val="666666"/>
          </w:rPr>
          <w:t>Target Milestones:</w:t>
        </w:r>
      </w:ins>
    </w:p>
    <w:p w14:paraId="7C3436E4" w14:textId="66C32FFF" w:rsidR="003155BE" w:rsidRDefault="00EB6B62" w:rsidP="003155BE">
      <w:pPr>
        <w:ind w:left="0"/>
        <w:rPr>
          <w:rFonts w:ascii="Montserrat" w:eastAsia="Montserrat" w:hAnsi="Montserrat" w:cs="Montserrat"/>
          <w:color w:val="666666"/>
        </w:rPr>
        <w:pPrChange w:id="177" w:author="Angina, Kate" w:date="2026-01-22T15:21:00Z" w16du:dateUtc="2026-01-22T20:21:00Z">
          <w:pPr>
            <w:numPr>
              <w:numId w:val="5"/>
            </w:numPr>
            <w:ind w:left="720" w:hanging="360"/>
          </w:pPr>
        </w:pPrChange>
      </w:pPr>
      <w:proofErr w:type="spellStart"/>
      <w:ins w:id="178" w:author="Angina, Kate" w:date="2026-01-22T15:21:00Z" w16du:dateUtc="2026-01-22T20:21:00Z">
        <w:r w:rsidRPr="71849885">
          <w:rPr>
            <w:rFonts w:ascii="Montserrat" w:eastAsia="Montserrat" w:hAnsi="Montserrat" w:cs="Montserrat"/>
            <w:color w:val="666666"/>
            <w:lang w:val="en-US"/>
          </w:rPr>
          <w:t>Orase</w:t>
        </w:r>
        <w:proofErr w:type="spellEnd"/>
        <w:r w:rsidRPr="71849885">
          <w:rPr>
            <w:rFonts w:ascii="Montserrat" w:eastAsia="Montserrat" w:hAnsi="Montserrat" w:cs="Montserrat"/>
            <w:color w:val="666666"/>
          </w:rPr>
          <w:t xml:space="preserve">s and Duke Energy Project Teams will collaborate in good faith to establish and maintain a mutually agreeable Project Schedule. </w:t>
        </w:r>
        <w:commentRangeStart w:id="179"/>
        <w:r w:rsidRPr="71849885">
          <w:rPr>
            <w:rFonts w:ascii="Montserrat" w:eastAsia="Montserrat" w:hAnsi="Montserrat" w:cs="Montserrat"/>
            <w:color w:val="666666"/>
          </w:rPr>
          <w:t xml:space="preserve">Except </w:t>
        </w:r>
      </w:ins>
      <w:ins w:id="180" w:author="Angina, Kate" w:date="2026-01-22T15:22:00Z" w16du:dateUtc="2026-01-22T20:22:00Z">
        <w:r>
          <w:rPr>
            <w:rFonts w:ascii="Montserrat" w:eastAsia="Montserrat" w:hAnsi="Montserrat" w:cs="Montserrat"/>
            <w:color w:val="666666"/>
          </w:rPr>
          <w:t>for</w:t>
        </w:r>
      </w:ins>
      <w:ins w:id="181" w:author="Angina, Kate" w:date="2026-01-22T15:21:00Z" w16du:dateUtc="2026-01-22T20:21:00Z">
        <w:r w:rsidRPr="71849885">
          <w:rPr>
            <w:rFonts w:ascii="Montserrat" w:eastAsia="Montserrat" w:hAnsi="Montserrat" w:cs="Montserrat"/>
            <w:color w:val="666666"/>
          </w:rPr>
          <w:t xml:space="preserve"> the Key Milestones identified above, all dates are estimates and may be adjusted by mutual written agreement between the parties. For clarity, mutual written agreement includes e-mail confirmations between designated project </w:t>
        </w:r>
        <w:proofErr w:type="gramStart"/>
        <w:r w:rsidRPr="71849885">
          <w:rPr>
            <w:rFonts w:ascii="Montserrat" w:eastAsia="Montserrat" w:hAnsi="Montserrat" w:cs="Montserrat"/>
            <w:color w:val="666666"/>
          </w:rPr>
          <w:t>managers..</w:t>
        </w:r>
        <w:proofErr w:type="gramEnd"/>
        <w:r w:rsidRPr="71849885">
          <w:rPr>
            <w:rFonts w:ascii="Montserrat" w:eastAsia="Montserrat" w:hAnsi="Montserrat" w:cs="Montserrat"/>
            <w:color w:val="666666"/>
          </w:rPr>
          <w:t xml:space="preserve"> Any change that affects a Key Milestone by more than 10 business days, scope, fees, or acceptance criteria, will be reflected in a written Change Order executed by both parties. Delays caused by Client, its vendor or factors outside </w:t>
        </w:r>
        <w:proofErr w:type="spellStart"/>
        <w:r w:rsidRPr="71849885">
          <w:rPr>
            <w:rFonts w:ascii="Montserrat" w:eastAsia="Montserrat" w:hAnsi="Montserrat" w:cs="Montserrat"/>
            <w:color w:val="666666"/>
          </w:rPr>
          <w:t>Orases</w:t>
        </w:r>
        <w:proofErr w:type="spellEnd"/>
        <w:r w:rsidRPr="71849885">
          <w:rPr>
            <w:rFonts w:ascii="Montserrat" w:eastAsia="Montserrat" w:hAnsi="Montserrat" w:cs="Montserrat"/>
            <w:color w:val="666666"/>
          </w:rPr>
          <w:t xml:space="preserve"> reasonable control entitle </w:t>
        </w:r>
        <w:proofErr w:type="spellStart"/>
        <w:r w:rsidRPr="71849885">
          <w:rPr>
            <w:rFonts w:ascii="Montserrat" w:eastAsia="Montserrat" w:hAnsi="Montserrat" w:cs="Montserrat"/>
            <w:color w:val="666666"/>
          </w:rPr>
          <w:t>Orases</w:t>
        </w:r>
        <w:proofErr w:type="spellEnd"/>
        <w:r w:rsidRPr="71849885">
          <w:rPr>
            <w:rFonts w:ascii="Montserrat" w:eastAsia="Montserrat" w:hAnsi="Montserrat" w:cs="Montserrat"/>
            <w:color w:val="666666"/>
          </w:rPr>
          <w:t xml:space="preserve"> to a reasonable extension.</w:t>
        </w:r>
        <w:commentRangeEnd w:id="179"/>
        <w:r>
          <w:rPr>
            <w:rStyle w:val="CommentReference"/>
            <w:rFonts w:ascii="Montserrat" w:eastAsia="Montserrat" w:hAnsi="Montserrat" w:cs="Montserrat"/>
            <w:color w:val="666666"/>
            <w:sz w:val="18"/>
            <w:szCs w:val="18"/>
          </w:rPr>
          <w:commentReference w:id="179"/>
        </w:r>
      </w:ins>
    </w:p>
    <w:p w14:paraId="58D860C6" w14:textId="77777777" w:rsidR="00C81D24" w:rsidRDefault="00E423A5">
      <w:pPr>
        <w:spacing w:after="200"/>
      </w:pPr>
      <w:r>
        <w:t>- - - - - - - - - - - - - - - - - - - -</w:t>
      </w:r>
    </w:p>
    <w:p w14:paraId="58D860C7" w14:textId="1706AD92" w:rsidR="00C81D24" w:rsidRDefault="00E423A5">
      <w:pPr>
        <w:pStyle w:val="Subtitle"/>
      </w:pPr>
      <w:bookmarkStart w:id="182" w:name="_8r4hm9gglu2g" w:colFirst="0" w:colLast="0"/>
      <w:bookmarkEnd w:id="182"/>
      <w:commentRangeStart w:id="183"/>
      <w:r>
        <w:t>0</w:t>
      </w:r>
      <w:ins w:id="184" w:author="Angina, Kate" w:date="2026-01-22T15:54:00Z" w16du:dateUtc="2026-01-22T20:54:00Z">
        <w:r w:rsidR="00CF4E89">
          <w:t>5</w:t>
        </w:r>
      </w:ins>
      <w:del w:id="185" w:author="Angina, Kate" w:date="2026-01-22T15:54:00Z" w16du:dateUtc="2026-01-22T20:54:00Z">
        <w:r w:rsidDel="00CF4E89">
          <w:delText>4</w:delText>
        </w:r>
      </w:del>
      <w:r>
        <w:t xml:space="preserve"> </w:t>
      </w:r>
      <w:r>
        <w:rPr>
          <w:color w:val="C2D500"/>
        </w:rPr>
        <w:t>Payment Schedule and Cost</w:t>
      </w:r>
      <w:commentRangeEnd w:id="183"/>
      <w:r w:rsidR="00AB7A83">
        <w:rPr>
          <w:rStyle w:val="CommentReference"/>
          <w:rFonts w:ascii="Montserrat Light" w:eastAsia="Montserrat Light" w:hAnsi="Montserrat Light" w:cs="Montserrat Light"/>
          <w:b w:val="0"/>
          <w:bCs w:val="0"/>
          <w:color w:val="6E7C7C"/>
        </w:rPr>
        <w:commentReference w:id="183"/>
      </w:r>
    </w:p>
    <w:p w14:paraId="58D860C8" w14:textId="77777777" w:rsidR="00C81D24" w:rsidRDefault="00E423A5">
      <w:pPr>
        <w:rPr>
          <w:rFonts w:ascii="Montserrat" w:eastAsia="Montserrat" w:hAnsi="Montserrat" w:cs="Montserrat"/>
          <w:b/>
          <w:bCs/>
        </w:rPr>
      </w:pPr>
      <w:r>
        <w:rPr>
          <w:rFonts w:ascii="Montserrat" w:eastAsia="Montserrat" w:hAnsi="Montserrat" w:cs="Montserrat"/>
        </w:rPr>
        <w:t xml:space="preserve">CLIENT shall pay the fees to be calculated using the rate set forth below for the total number of hours worked by </w:t>
      </w:r>
      <w:proofErr w:type="spellStart"/>
      <w:r>
        <w:rPr>
          <w:rFonts w:ascii="Montserrat" w:eastAsia="Montserrat" w:hAnsi="Montserrat" w:cs="Montserrat"/>
        </w:rPr>
        <w:t>Orases</w:t>
      </w:r>
      <w:proofErr w:type="spellEnd"/>
      <w:r>
        <w:rPr>
          <w:rFonts w:ascii="Montserrat" w:eastAsia="Montserrat" w:hAnsi="Montserrat" w:cs="Montserrat"/>
        </w:rPr>
        <w:t xml:space="preserve">, plus </w:t>
      </w:r>
      <w:proofErr w:type="gramStart"/>
      <w:r>
        <w:rPr>
          <w:rFonts w:ascii="Montserrat" w:eastAsia="Montserrat" w:hAnsi="Montserrat" w:cs="Montserrat"/>
        </w:rPr>
        <w:t>any and all</w:t>
      </w:r>
      <w:proofErr w:type="gramEnd"/>
      <w:r>
        <w:rPr>
          <w:rFonts w:ascii="Montserrat" w:eastAsia="Montserrat" w:hAnsi="Montserrat" w:cs="Montserrat"/>
        </w:rPr>
        <w:t xml:space="preserve"> Costs (as defined below) incurred by </w:t>
      </w:r>
      <w:proofErr w:type="spellStart"/>
      <w:r>
        <w:rPr>
          <w:rFonts w:ascii="Montserrat" w:eastAsia="Montserrat" w:hAnsi="Montserrat" w:cs="Montserrat"/>
        </w:rPr>
        <w:t>Orases</w:t>
      </w:r>
      <w:proofErr w:type="spellEnd"/>
      <w:r>
        <w:rPr>
          <w:rFonts w:ascii="Montserrat" w:eastAsia="Montserrat" w:hAnsi="Montserrat" w:cs="Montserrat"/>
        </w:rPr>
        <w:t xml:space="preserve"> during the applicable billing period. </w:t>
      </w:r>
    </w:p>
    <w:p w14:paraId="58D860C9" w14:textId="77777777" w:rsidR="00C81D24" w:rsidRDefault="00C81D24">
      <w:pPr>
        <w:rPr>
          <w:rFonts w:ascii="Montserrat" w:eastAsia="Montserrat" w:hAnsi="Montserrat" w:cs="Montserrat"/>
          <w:b/>
          <w:bCs/>
        </w:rPr>
      </w:pPr>
    </w:p>
    <w:p w14:paraId="58D860CA" w14:textId="77777777" w:rsidR="00C81D24" w:rsidRDefault="00E423A5">
      <w:pPr>
        <w:rPr>
          <w:rFonts w:ascii="Montserrat" w:eastAsia="Montserrat" w:hAnsi="Montserrat" w:cs="Montserrat"/>
        </w:rPr>
      </w:pPr>
      <w:r>
        <w:rPr>
          <w:rFonts w:ascii="Montserrat" w:eastAsia="Montserrat" w:hAnsi="Montserrat" w:cs="Montserrat"/>
          <w:b/>
          <w:bCs/>
        </w:rPr>
        <w:t xml:space="preserve">The Services will be performed on a time and materials basis and will be invoiced at a blended rate of $250/hour, in addition to any and all third party costs incurred by </w:t>
      </w:r>
      <w:proofErr w:type="spellStart"/>
      <w:r>
        <w:rPr>
          <w:rFonts w:ascii="Montserrat" w:eastAsia="Montserrat" w:hAnsi="Montserrat" w:cs="Montserrat"/>
          <w:b/>
          <w:bCs/>
        </w:rPr>
        <w:t>Orases</w:t>
      </w:r>
      <w:proofErr w:type="spellEnd"/>
      <w:r>
        <w:rPr>
          <w:rFonts w:ascii="Montserrat" w:eastAsia="Montserrat" w:hAnsi="Montserrat" w:cs="Montserrat"/>
          <w:b/>
          <w:bCs/>
        </w:rPr>
        <w:t xml:space="preserve"> and/or any fixed fee configurable components used in providing the Services and/or Deliverables hereunder (collectively, “Costs”); invoices will be sent twice a month (on the 15th and end of the month). </w:t>
      </w:r>
      <w:commentRangeStart w:id="186"/>
      <w:proofErr w:type="spellStart"/>
      <w:r>
        <w:rPr>
          <w:rFonts w:ascii="Montserrat" w:eastAsia="Montserrat" w:hAnsi="Montserrat" w:cs="Montserrat"/>
        </w:rPr>
        <w:t>Orases</w:t>
      </w:r>
      <w:proofErr w:type="spellEnd"/>
      <w:r>
        <w:rPr>
          <w:rFonts w:ascii="Montserrat" w:eastAsia="Montserrat" w:hAnsi="Montserrat" w:cs="Montserrat"/>
        </w:rPr>
        <w:t xml:space="preserve"> reserves the right to revise </w:t>
      </w:r>
      <w:proofErr w:type="gramStart"/>
      <w:r>
        <w:rPr>
          <w:rFonts w:ascii="Montserrat" w:eastAsia="Montserrat" w:hAnsi="Montserrat" w:cs="Montserrat"/>
        </w:rPr>
        <w:t>its</w:t>
      </w:r>
      <w:proofErr w:type="gramEnd"/>
      <w:r>
        <w:rPr>
          <w:rFonts w:ascii="Montserrat" w:eastAsia="Montserrat" w:hAnsi="Montserrat" w:cs="Montserrat"/>
        </w:rPr>
        <w:t xml:space="preserve"> rate schedule upon 90 days’ prior written notice to Client, but no more often than once per year.</w:t>
      </w:r>
      <w:commentRangeEnd w:id="186"/>
      <w:r w:rsidR="00455EFB">
        <w:rPr>
          <w:rStyle w:val="CommentReference"/>
        </w:rPr>
        <w:commentReference w:id="186"/>
      </w:r>
    </w:p>
    <w:p w14:paraId="58D860CB" w14:textId="77777777" w:rsidR="00C81D24" w:rsidRDefault="00C81D24">
      <w:pPr>
        <w:rPr>
          <w:rFonts w:ascii="Montserrat" w:eastAsia="Montserrat" w:hAnsi="Montserrat" w:cs="Montserrat"/>
        </w:rPr>
      </w:pPr>
    </w:p>
    <w:p w14:paraId="58D860CC" w14:textId="77777777" w:rsidR="00C81D24" w:rsidRDefault="00E423A5">
      <w:pPr>
        <w:rPr>
          <w:rFonts w:ascii="Montserrat" w:eastAsia="Montserrat" w:hAnsi="Montserrat" w:cs="Montserrat"/>
        </w:rPr>
      </w:pPr>
      <w:proofErr w:type="spellStart"/>
      <w:r>
        <w:rPr>
          <w:rFonts w:ascii="Montserrat" w:eastAsia="Montserrat" w:hAnsi="Montserrat" w:cs="Montserrat"/>
        </w:rPr>
        <w:lastRenderedPageBreak/>
        <w:t>Orases</w:t>
      </w:r>
      <w:proofErr w:type="spellEnd"/>
      <w:r>
        <w:rPr>
          <w:rFonts w:ascii="Montserrat" w:eastAsia="Montserrat" w:hAnsi="Montserrat" w:cs="Montserrat"/>
        </w:rPr>
        <w:t xml:space="preserve"> will provide regular statements and updates regarding the fees incurred on the</w:t>
      </w:r>
      <w:r>
        <w:t xml:space="preserve"> </w:t>
      </w:r>
      <w:r>
        <w:rPr>
          <w:rFonts w:ascii="Montserrat" w:eastAsia="Montserrat" w:hAnsi="Montserrat" w:cs="Montserrat"/>
        </w:rPr>
        <w:t xml:space="preserve">actual time spent </w:t>
      </w:r>
      <w:proofErr w:type="gramStart"/>
      <w:r>
        <w:rPr>
          <w:rFonts w:ascii="Montserrat" w:eastAsia="Montserrat" w:hAnsi="Montserrat" w:cs="Montserrat"/>
        </w:rPr>
        <w:t>for</w:t>
      </w:r>
      <w:proofErr w:type="gramEnd"/>
      <w:r>
        <w:rPr>
          <w:rFonts w:ascii="Montserrat" w:eastAsia="Montserrat" w:hAnsi="Montserrat" w:cs="Montserrat"/>
        </w:rPr>
        <w:t xml:space="preserve"> functionality </w:t>
      </w:r>
      <w:proofErr w:type="gramStart"/>
      <w:r>
        <w:rPr>
          <w:rFonts w:ascii="Montserrat" w:eastAsia="Montserrat" w:hAnsi="Montserrat" w:cs="Montserrat"/>
        </w:rPr>
        <w:t>delivered</w:t>
      </w:r>
      <w:proofErr w:type="gramEnd"/>
      <w:r>
        <w:rPr>
          <w:rFonts w:ascii="Montserrat" w:eastAsia="Montserrat" w:hAnsi="Montserrat" w:cs="Montserrat"/>
        </w:rPr>
        <w:t xml:space="preserve"> and the anticipated cost of functionality to be delivered based on the confidence level of scope at the time. Both </w:t>
      </w:r>
      <w:proofErr w:type="spellStart"/>
      <w:r>
        <w:rPr>
          <w:rFonts w:ascii="Montserrat" w:eastAsia="Montserrat" w:hAnsi="Montserrat" w:cs="Montserrat"/>
        </w:rPr>
        <w:t>Orases</w:t>
      </w:r>
      <w:proofErr w:type="spellEnd"/>
      <w:r>
        <w:rPr>
          <w:rFonts w:ascii="Montserrat" w:eastAsia="Montserrat" w:hAnsi="Montserrat" w:cs="Montserrat"/>
        </w:rPr>
        <w:t xml:space="preserve"> and CLIENT agree to work in good faith to make decisions and functionality choices that balance the spirit of the requirements and the overall budget. </w:t>
      </w:r>
    </w:p>
    <w:p w14:paraId="58D860CD" w14:textId="77777777" w:rsidR="00C81D24" w:rsidRDefault="00C81D24">
      <w:pPr>
        <w:rPr>
          <w:rFonts w:ascii="Montserrat" w:eastAsia="Montserrat" w:hAnsi="Montserrat" w:cs="Montserrat"/>
        </w:rPr>
      </w:pPr>
    </w:p>
    <w:p w14:paraId="58D860CE" w14:textId="77777777" w:rsidR="00C81D24" w:rsidRDefault="00E423A5">
      <w:pPr>
        <w:rPr>
          <w:rFonts w:ascii="Montserrat" w:eastAsia="Montserrat" w:hAnsi="Montserrat" w:cs="Montserrat"/>
        </w:rPr>
      </w:pPr>
      <w:r>
        <w:rPr>
          <w:rFonts w:ascii="Montserrat" w:eastAsia="Montserrat" w:hAnsi="Montserrat" w:cs="Montserrat"/>
        </w:rPr>
        <w:t xml:space="preserve">Client may request to expand or reduce the hours spent by </w:t>
      </w:r>
      <w:proofErr w:type="spellStart"/>
      <w:r>
        <w:rPr>
          <w:rFonts w:ascii="Montserrat" w:eastAsia="Montserrat" w:hAnsi="Montserrat" w:cs="Montserrat"/>
        </w:rPr>
        <w:t>Orases</w:t>
      </w:r>
      <w:proofErr w:type="spellEnd"/>
      <w:r>
        <w:rPr>
          <w:rFonts w:ascii="Montserrat" w:eastAsia="Montserrat" w:hAnsi="Montserrat" w:cs="Montserrat"/>
        </w:rPr>
        <w:t xml:space="preserve"> to provide the Services and/or create the Deliverables. Any request to expand the Services or Deliverables shall be subject to the procedures set forth in this Section 4 and the terms of Section 5 of this SOW.  After </w:t>
      </w:r>
      <w:proofErr w:type="spellStart"/>
      <w:r>
        <w:rPr>
          <w:rFonts w:ascii="Montserrat" w:eastAsia="Montserrat" w:hAnsi="Montserrat" w:cs="Montserrat"/>
        </w:rPr>
        <w:t>Orases</w:t>
      </w:r>
      <w:proofErr w:type="spellEnd"/>
      <w:r>
        <w:rPr>
          <w:rFonts w:ascii="Montserrat" w:eastAsia="Montserrat" w:hAnsi="Montserrat" w:cs="Montserrat"/>
        </w:rPr>
        <w:t xml:space="preserve"> establishes the initial number of hours and resources to be assigned for the work to be completed, if CLIENT wants </w:t>
      </w:r>
      <w:proofErr w:type="spellStart"/>
      <w:r>
        <w:rPr>
          <w:rFonts w:ascii="Montserrat" w:eastAsia="Montserrat" w:hAnsi="Montserrat" w:cs="Montserrat"/>
        </w:rPr>
        <w:t>Orases</w:t>
      </w:r>
      <w:proofErr w:type="spellEnd"/>
      <w:r>
        <w:rPr>
          <w:rFonts w:ascii="Montserrat" w:eastAsia="Montserrat" w:hAnsi="Montserrat" w:cs="Montserrat"/>
        </w:rPr>
        <w:t xml:space="preserve"> to change the number of hours or team size assigned to this SOW, it shall </w:t>
      </w:r>
      <w:proofErr w:type="gramStart"/>
      <w:r>
        <w:rPr>
          <w:rFonts w:ascii="Montserrat" w:eastAsia="Montserrat" w:hAnsi="Montserrat" w:cs="Montserrat"/>
        </w:rPr>
        <w:t>a submit</w:t>
      </w:r>
      <w:proofErr w:type="gramEnd"/>
      <w:r>
        <w:rPr>
          <w:rFonts w:ascii="Montserrat" w:eastAsia="Montserrat" w:hAnsi="Montserrat" w:cs="Montserrat"/>
        </w:rPr>
        <w:t xml:space="preserve"> to </w:t>
      </w:r>
      <w:proofErr w:type="spellStart"/>
      <w:r>
        <w:rPr>
          <w:rFonts w:ascii="Montserrat" w:eastAsia="Montserrat" w:hAnsi="Montserrat" w:cs="Montserrat"/>
        </w:rPr>
        <w:t>Orases</w:t>
      </w:r>
      <w:proofErr w:type="spellEnd"/>
      <w:r>
        <w:rPr>
          <w:rFonts w:ascii="Montserrat" w:eastAsia="Montserrat" w:hAnsi="Montserrat" w:cs="Montserrat"/>
        </w:rPr>
        <w:t xml:space="preserve"> a written request for such change(s) with no less than 30 days’ ad</w:t>
      </w:r>
      <w:r>
        <w:rPr>
          <w:rFonts w:ascii="Montserrat" w:eastAsia="Montserrat" w:hAnsi="Montserrat" w:cs="Montserrat"/>
        </w:rPr>
        <w:t xml:space="preserve">vanced written notice. </w:t>
      </w:r>
      <w:proofErr w:type="spellStart"/>
      <w:r>
        <w:rPr>
          <w:rFonts w:ascii="Montserrat" w:eastAsia="Montserrat" w:hAnsi="Montserrat" w:cs="Montserrat"/>
        </w:rPr>
        <w:t>Orases</w:t>
      </w:r>
      <w:proofErr w:type="spellEnd"/>
      <w:r>
        <w:rPr>
          <w:rFonts w:ascii="Montserrat" w:eastAsia="Montserrat" w:hAnsi="Montserrat" w:cs="Montserrat"/>
        </w:rPr>
        <w:t xml:space="preserve"> will notify Client within 15 days after receiving any such notice, if CLIENT’S request is not feasible and will discuss alternative arrangements. </w:t>
      </w:r>
      <w:proofErr w:type="spellStart"/>
      <w:r>
        <w:rPr>
          <w:rFonts w:ascii="Montserrat" w:eastAsia="Montserrat" w:hAnsi="Montserrat" w:cs="Montserrat"/>
        </w:rPr>
        <w:t>Orases</w:t>
      </w:r>
      <w:proofErr w:type="spellEnd"/>
      <w:r>
        <w:rPr>
          <w:rFonts w:ascii="Montserrat" w:eastAsia="Montserrat" w:hAnsi="Montserrat" w:cs="Montserrat"/>
        </w:rPr>
        <w:t xml:space="preserve"> and CLIENT will cooperate in good faith and with due diligence to address any changes reasonably requested by CLIENT.</w:t>
      </w:r>
    </w:p>
    <w:p w14:paraId="58D860CF" w14:textId="77777777" w:rsidR="00C81D24" w:rsidRDefault="00C81D24">
      <w:pPr>
        <w:rPr>
          <w:rFonts w:ascii="Montserrat" w:eastAsia="Montserrat" w:hAnsi="Montserrat" w:cs="Montserrat"/>
        </w:rPr>
      </w:pPr>
    </w:p>
    <w:p w14:paraId="58D860D0" w14:textId="77777777" w:rsidR="00C81D24" w:rsidRDefault="00E423A5">
      <w:r>
        <w:rPr>
          <w:rFonts w:ascii="Montserrat" w:eastAsia="Montserrat" w:hAnsi="Montserrat" w:cs="Montserrat"/>
        </w:rPr>
        <w:t xml:space="preserve">All Costs to be paid to </w:t>
      </w:r>
      <w:proofErr w:type="spellStart"/>
      <w:r>
        <w:rPr>
          <w:rFonts w:ascii="Montserrat" w:eastAsia="Montserrat" w:hAnsi="Montserrat" w:cs="Montserrat"/>
        </w:rPr>
        <w:t>Orases</w:t>
      </w:r>
      <w:proofErr w:type="spellEnd"/>
      <w:r>
        <w:rPr>
          <w:rFonts w:ascii="Montserrat" w:eastAsia="Montserrat" w:hAnsi="Montserrat" w:cs="Montserrat"/>
        </w:rPr>
        <w:t xml:space="preserve"> pursuant to this SOW shall be subject to Section 2 (Fees </w:t>
      </w:r>
      <w:proofErr w:type="gramStart"/>
      <w:r>
        <w:rPr>
          <w:rFonts w:ascii="Montserrat" w:eastAsia="Montserrat" w:hAnsi="Montserrat" w:cs="Montserrat"/>
        </w:rPr>
        <w:t>And</w:t>
      </w:r>
      <w:proofErr w:type="gramEnd"/>
      <w:r>
        <w:rPr>
          <w:rFonts w:ascii="Montserrat" w:eastAsia="Montserrat" w:hAnsi="Montserrat" w:cs="Montserrat"/>
        </w:rPr>
        <w:t xml:space="preserve"> Expenses) of the Agreement.  </w:t>
      </w:r>
    </w:p>
    <w:p w14:paraId="1EBF2826" w14:textId="75B9E852" w:rsidR="00C314A5" w:rsidRPr="007C18BB" w:rsidRDefault="00C314A5" w:rsidP="00C314A5">
      <w:pPr>
        <w:pStyle w:val="Heading1"/>
        <w:spacing w:line="276" w:lineRule="auto"/>
        <w:ind w:left="720" w:right="0" w:hanging="720"/>
        <w:jc w:val="both"/>
        <w:rPr>
          <w:ins w:id="187" w:author="Angina, Kate" w:date="2026-01-22T15:26:00Z" w16du:dateUtc="2026-01-22T20:26:00Z"/>
          <w:rFonts w:ascii="Montserrat" w:eastAsia="Montserrat" w:hAnsi="Montserrat" w:cs="Montserrat"/>
          <w:color w:val="6E7C7C"/>
          <w:sz w:val="18"/>
          <w:szCs w:val="18"/>
          <w:rPrChange w:id="188" w:author="Angina, Kate" w:date="2026-01-22T15:51:00Z" w16du:dateUtc="2026-01-22T20:51:00Z">
            <w:rPr>
              <w:ins w:id="189" w:author="Angina, Kate" w:date="2026-01-22T15:26:00Z" w16du:dateUtc="2026-01-22T20:26:00Z"/>
              <w:rFonts w:ascii="Cambria" w:eastAsia="Cambria" w:hAnsi="Cambria" w:cs="Cambria"/>
              <w:color w:val="365F91" w:themeColor="accent1" w:themeShade="BF"/>
              <w:sz w:val="28"/>
              <w:szCs w:val="28"/>
            </w:rPr>
          </w:rPrChange>
        </w:rPr>
      </w:pPr>
      <w:commentRangeStart w:id="190"/>
      <w:ins w:id="191" w:author="Angina, Kate" w:date="2026-01-22T15:26:00Z" w16du:dateUtc="2026-01-22T20:26:00Z">
        <w:r w:rsidRPr="007C18BB">
          <w:rPr>
            <w:rFonts w:ascii="Montserrat" w:eastAsia="Montserrat" w:hAnsi="Montserrat" w:cs="Montserrat"/>
            <w:color w:val="6E7C7C"/>
            <w:sz w:val="18"/>
            <w:szCs w:val="18"/>
            <w:rPrChange w:id="192" w:author="Angina, Kate" w:date="2026-01-22T15:51:00Z" w16du:dateUtc="2026-01-22T20:51:00Z">
              <w:rPr>
                <w:rFonts w:ascii="Cambria" w:eastAsia="Cambria" w:hAnsi="Cambria" w:cs="Cambria"/>
                <w:color w:val="365F91" w:themeColor="accent1" w:themeShade="BF"/>
                <w:sz w:val="28"/>
                <w:szCs w:val="28"/>
              </w:rPr>
            </w:rPrChange>
          </w:rPr>
          <w:t>TERMS OF PAYMENT:</w:t>
        </w:r>
      </w:ins>
      <w:commentRangeEnd w:id="190"/>
      <w:ins w:id="193" w:author="Angina, Kate" w:date="2026-01-22T15:27:00Z" w16du:dateUtc="2026-01-22T20:27:00Z">
        <w:r w:rsidRPr="00F51BEF">
          <w:rPr>
            <w:rFonts w:ascii="Montserrat" w:eastAsia="Montserrat" w:hAnsi="Montserrat" w:cs="Montserrat"/>
            <w:color w:val="6E7C7C"/>
            <w:sz w:val="18"/>
            <w:szCs w:val="18"/>
            <w:rPrChange w:id="194" w:author="Angina, Kate" w:date="2026-01-22T19:09:00Z" w16du:dateUtc="2026-01-23T00:09:00Z">
              <w:rPr>
                <w:rStyle w:val="CommentReference"/>
                <w:color w:val="6E7C7C"/>
              </w:rPr>
            </w:rPrChange>
          </w:rPr>
          <w:commentReference w:id="190"/>
        </w:r>
      </w:ins>
    </w:p>
    <w:p w14:paraId="2673FB98" w14:textId="77777777" w:rsidR="00C314A5" w:rsidRPr="007C18BB" w:rsidRDefault="00C314A5" w:rsidP="00C314A5">
      <w:pPr>
        <w:pStyle w:val="Heading2"/>
        <w:spacing w:before="0" w:line="276" w:lineRule="auto"/>
        <w:ind w:left="1440" w:right="0" w:hanging="720"/>
        <w:jc w:val="both"/>
        <w:rPr>
          <w:ins w:id="195" w:author="Angina, Kate" w:date="2026-01-22T15:26:00Z" w16du:dateUtc="2026-01-22T20:26:00Z"/>
          <w:rFonts w:ascii="Montserrat" w:eastAsia="Montserrat" w:hAnsi="Montserrat" w:cs="Montserrat"/>
          <w:color w:val="6E7C7C"/>
          <w:sz w:val="18"/>
          <w:szCs w:val="18"/>
          <w:rPrChange w:id="196" w:author="Angina, Kate" w:date="2026-01-22T15:51:00Z" w16du:dateUtc="2026-01-22T20:51:00Z">
            <w:rPr>
              <w:ins w:id="197" w:author="Angina, Kate" w:date="2026-01-22T15:26:00Z" w16du:dateUtc="2026-01-22T20:26:00Z"/>
              <w:rFonts w:ascii="Cambria" w:eastAsia="Cambria" w:hAnsi="Cambria" w:cs="Cambria"/>
              <w:color w:val="9BBB59" w:themeColor="accent3"/>
            </w:rPr>
          </w:rPrChange>
        </w:rPr>
      </w:pPr>
      <w:ins w:id="198" w:author="Angina, Kate" w:date="2026-01-22T15:26:00Z" w16du:dateUtc="2026-01-22T20:26:00Z">
        <w:r w:rsidRPr="007C18BB">
          <w:rPr>
            <w:rFonts w:ascii="Montserrat" w:eastAsia="Montserrat" w:hAnsi="Montserrat" w:cs="Montserrat"/>
            <w:color w:val="6E7C7C"/>
            <w:sz w:val="18"/>
            <w:szCs w:val="18"/>
            <w:rPrChange w:id="199" w:author="Angina, Kate" w:date="2026-01-22T15:51:00Z" w16du:dateUtc="2026-01-22T20:51:00Z">
              <w:rPr>
                <w:rFonts w:ascii="Cambria" w:eastAsia="Cambria" w:hAnsi="Cambria" w:cs="Cambria"/>
                <w:color w:val="9BBB59" w:themeColor="accent3"/>
              </w:rPr>
            </w:rPrChange>
          </w:rPr>
          <w:t>Invoicing Procedures</w:t>
        </w:r>
      </w:ins>
    </w:p>
    <w:p w14:paraId="4A87BC20" w14:textId="77777777" w:rsidR="00C314A5" w:rsidRPr="007C18BB" w:rsidRDefault="00C314A5" w:rsidP="00C314A5">
      <w:pPr>
        <w:spacing w:after="200" w:line="276" w:lineRule="auto"/>
        <w:ind w:left="720" w:right="0"/>
        <w:jc w:val="both"/>
        <w:rPr>
          <w:ins w:id="200" w:author="Angina, Kate" w:date="2026-01-22T15:26:00Z" w16du:dateUtc="2026-01-22T20:26:00Z"/>
          <w:rFonts w:ascii="Montserrat" w:eastAsia="Montserrat" w:hAnsi="Montserrat" w:cs="Montserrat"/>
          <w:rPrChange w:id="201" w:author="Angina, Kate" w:date="2026-01-22T15:51:00Z" w16du:dateUtc="2026-01-22T20:51:00Z">
            <w:rPr>
              <w:ins w:id="202" w:author="Angina, Kate" w:date="2026-01-22T15:26:00Z" w16du:dateUtc="2026-01-22T20:26:00Z"/>
              <w:rFonts w:ascii="Times New Roman" w:eastAsia="Times New Roman" w:hAnsi="Times New Roman" w:cs="Times New Roman"/>
              <w:sz w:val="22"/>
              <w:szCs w:val="22"/>
              <w:lang w:val="en-US"/>
            </w:rPr>
          </w:rPrChange>
        </w:rPr>
      </w:pPr>
      <w:ins w:id="203" w:author="Angina, Kate" w:date="2026-01-22T15:26:00Z" w16du:dateUtc="2026-01-22T20:26:00Z">
        <w:r w:rsidRPr="007C18BB">
          <w:rPr>
            <w:rFonts w:ascii="Montserrat" w:eastAsia="Montserrat" w:hAnsi="Montserrat" w:cs="Montserrat"/>
            <w:rPrChange w:id="204" w:author="Angina, Kate" w:date="2026-01-22T15:51:00Z" w16du:dateUtc="2026-01-22T20:51:00Z">
              <w:rPr>
                <w:rFonts w:ascii="Times New Roman" w:eastAsia="Times New Roman" w:hAnsi="Times New Roman" w:cs="Times New Roman"/>
                <w:sz w:val="22"/>
                <w:szCs w:val="22"/>
                <w:lang w:val="en-US"/>
              </w:rPr>
            </w:rPrChange>
          </w:rPr>
          <w:t xml:space="preserve">Consultant shall invoice Duke Energy for the Fees pursuant to Section 2 of the Agreement and this SOW. Payment terms are NET 90 unless otherwise agreed upon within the Ariba Network. Payment terms are based on the date a correct invoice is received through the Ariba Network and not the date of the invoice. In the event of an incorrect invoice, Ariba will stop the submission of the </w:t>
        </w:r>
        <w:proofErr w:type="gramStart"/>
        <w:r w:rsidRPr="007C18BB">
          <w:rPr>
            <w:rFonts w:ascii="Montserrat" w:eastAsia="Montserrat" w:hAnsi="Montserrat" w:cs="Montserrat"/>
            <w:rPrChange w:id="205" w:author="Angina, Kate" w:date="2026-01-22T15:51:00Z" w16du:dateUtc="2026-01-22T20:51:00Z">
              <w:rPr>
                <w:rFonts w:ascii="Times New Roman" w:eastAsia="Times New Roman" w:hAnsi="Times New Roman" w:cs="Times New Roman"/>
                <w:sz w:val="22"/>
                <w:szCs w:val="22"/>
                <w:lang w:val="en-US"/>
              </w:rPr>
            </w:rPrChange>
          </w:rPr>
          <w:t>invoice</w:t>
        </w:r>
        <w:proofErr w:type="gramEnd"/>
        <w:r w:rsidRPr="007C18BB">
          <w:rPr>
            <w:rFonts w:ascii="Montserrat" w:eastAsia="Montserrat" w:hAnsi="Montserrat" w:cs="Montserrat"/>
            <w:rPrChange w:id="206" w:author="Angina, Kate" w:date="2026-01-22T15:51:00Z" w16du:dateUtc="2026-01-22T20:51:00Z">
              <w:rPr>
                <w:rFonts w:ascii="Times New Roman" w:eastAsia="Times New Roman" w:hAnsi="Times New Roman" w:cs="Times New Roman"/>
                <w:sz w:val="22"/>
                <w:szCs w:val="22"/>
                <w:lang w:val="en-US"/>
              </w:rPr>
            </w:rPrChange>
          </w:rPr>
          <w:t xml:space="preserve"> or it will be returned to the Consultant. An invoice is incorrect when sufficient information needed to begin processing is not included on the invoice.   The Consultant will need to send a corrected invoice with the requested information through Ariba.</w:t>
        </w:r>
      </w:ins>
    </w:p>
    <w:p w14:paraId="54490385" w14:textId="77777777" w:rsidR="00C314A5" w:rsidRPr="007C18BB" w:rsidRDefault="00C314A5" w:rsidP="00C314A5">
      <w:pPr>
        <w:spacing w:after="200" w:line="276" w:lineRule="auto"/>
        <w:ind w:left="720" w:right="0"/>
        <w:jc w:val="both"/>
        <w:rPr>
          <w:ins w:id="207" w:author="Angina, Kate" w:date="2026-01-22T15:26:00Z" w16du:dateUtc="2026-01-22T20:26:00Z"/>
          <w:rFonts w:ascii="Montserrat" w:eastAsia="Montserrat" w:hAnsi="Montserrat" w:cs="Montserrat"/>
          <w:rPrChange w:id="208" w:author="Angina, Kate" w:date="2026-01-22T15:51:00Z" w16du:dateUtc="2026-01-22T20:51:00Z">
            <w:rPr>
              <w:ins w:id="209" w:author="Angina, Kate" w:date="2026-01-22T15:26:00Z" w16du:dateUtc="2026-01-22T20:26:00Z"/>
              <w:rFonts w:ascii="Times New Roman" w:eastAsia="Times New Roman" w:hAnsi="Times New Roman" w:cs="Times New Roman"/>
              <w:sz w:val="22"/>
              <w:szCs w:val="22"/>
              <w:lang w:val="en-US"/>
            </w:rPr>
          </w:rPrChange>
        </w:rPr>
      </w:pPr>
      <w:ins w:id="210" w:author="Angina, Kate" w:date="2026-01-22T15:26:00Z" w16du:dateUtc="2026-01-22T20:26:00Z">
        <w:r w:rsidRPr="007C18BB">
          <w:rPr>
            <w:rFonts w:ascii="Montserrat" w:eastAsia="Montserrat" w:hAnsi="Montserrat" w:cs="Montserrat"/>
            <w:rPrChange w:id="211" w:author="Angina, Kate" w:date="2026-01-22T15:51:00Z" w16du:dateUtc="2026-01-22T20:51:00Z">
              <w:rPr>
                <w:rFonts w:ascii="Times New Roman" w:eastAsia="Times New Roman" w:hAnsi="Times New Roman" w:cs="Times New Roman"/>
                <w:sz w:val="22"/>
                <w:szCs w:val="22"/>
                <w:lang w:val="en-US"/>
              </w:rPr>
            </w:rPrChange>
          </w:rPr>
          <w:t xml:space="preserve">All invoices for Services provided by </w:t>
        </w:r>
        <w:proofErr w:type="gramStart"/>
        <w:r w:rsidRPr="007C18BB">
          <w:rPr>
            <w:rFonts w:ascii="Montserrat" w:eastAsia="Montserrat" w:hAnsi="Montserrat" w:cs="Montserrat"/>
            <w:rPrChange w:id="212" w:author="Angina, Kate" w:date="2026-01-22T15:51:00Z" w16du:dateUtc="2026-01-22T20:51:00Z">
              <w:rPr>
                <w:rFonts w:ascii="Times New Roman" w:eastAsia="Times New Roman" w:hAnsi="Times New Roman" w:cs="Times New Roman"/>
                <w:sz w:val="22"/>
                <w:szCs w:val="22"/>
                <w:lang w:val="en-US"/>
              </w:rPr>
            </w:rPrChange>
          </w:rPr>
          <w:t>Consultant</w:t>
        </w:r>
        <w:proofErr w:type="gramEnd"/>
        <w:r w:rsidRPr="007C18BB">
          <w:rPr>
            <w:rFonts w:ascii="Montserrat" w:eastAsia="Montserrat" w:hAnsi="Montserrat" w:cs="Montserrat"/>
            <w:rPrChange w:id="213" w:author="Angina, Kate" w:date="2026-01-22T15:51:00Z" w16du:dateUtc="2026-01-22T20:51:00Z">
              <w:rPr>
                <w:rFonts w:ascii="Times New Roman" w:eastAsia="Times New Roman" w:hAnsi="Times New Roman" w:cs="Times New Roman"/>
                <w:sz w:val="22"/>
                <w:szCs w:val="22"/>
                <w:lang w:val="en-US"/>
              </w:rPr>
            </w:rPrChange>
          </w:rPr>
          <w:t xml:space="preserve"> must include a complete description of each Fee and Performance Credit (if applicable), and the Purchase Order number that applies to that invoice.  Invoices for Services shall be net of any Performance Credits. All invoices shall be submitted through the Ariba Network. All Fees for Services will be paid to an account designated by Consultant via Electronic Funds Transfer (EFT) or check payment.</w:t>
        </w:r>
      </w:ins>
    </w:p>
    <w:p w14:paraId="1018F4BD" w14:textId="77777777" w:rsidR="00C314A5" w:rsidRPr="007C18BB" w:rsidRDefault="00C314A5" w:rsidP="00C314A5">
      <w:pPr>
        <w:spacing w:after="200" w:line="276" w:lineRule="auto"/>
        <w:ind w:left="720" w:right="0"/>
        <w:jc w:val="both"/>
        <w:rPr>
          <w:ins w:id="214" w:author="Angina, Kate" w:date="2026-01-22T15:26:00Z" w16du:dateUtc="2026-01-22T20:26:00Z"/>
          <w:rFonts w:ascii="Montserrat" w:eastAsia="Montserrat" w:hAnsi="Montserrat" w:cs="Montserrat"/>
          <w:rPrChange w:id="215" w:author="Angina, Kate" w:date="2026-01-22T15:51:00Z" w16du:dateUtc="2026-01-22T20:51:00Z">
            <w:rPr>
              <w:ins w:id="216" w:author="Angina, Kate" w:date="2026-01-22T15:26:00Z" w16du:dateUtc="2026-01-22T20:26:00Z"/>
              <w:rFonts w:ascii="Times New Roman" w:eastAsia="Times New Roman" w:hAnsi="Times New Roman" w:cs="Times New Roman"/>
              <w:sz w:val="22"/>
              <w:szCs w:val="22"/>
            </w:rPr>
          </w:rPrChange>
        </w:rPr>
      </w:pPr>
      <w:ins w:id="217" w:author="Angina, Kate" w:date="2026-01-22T15:26:00Z" w16du:dateUtc="2026-01-22T20:26:00Z">
        <w:r w:rsidRPr="007C18BB">
          <w:rPr>
            <w:rFonts w:ascii="Montserrat" w:eastAsia="Montserrat" w:hAnsi="Montserrat" w:cs="Montserrat"/>
            <w:rPrChange w:id="218" w:author="Angina, Kate" w:date="2026-01-22T15:51:00Z" w16du:dateUtc="2026-01-22T20:51:00Z">
              <w:rPr>
                <w:rFonts w:ascii="Times New Roman" w:eastAsia="Times New Roman" w:hAnsi="Times New Roman" w:cs="Times New Roman"/>
                <w:sz w:val="22"/>
                <w:szCs w:val="22"/>
              </w:rPr>
            </w:rPrChange>
          </w:rPr>
          <w:t xml:space="preserve">The invoice shall include, but not limited to: </w:t>
        </w:r>
      </w:ins>
    </w:p>
    <w:p w14:paraId="2871ADF6" w14:textId="77777777" w:rsidR="00C314A5" w:rsidRPr="007C18BB" w:rsidRDefault="00C314A5" w:rsidP="00C314A5">
      <w:pPr>
        <w:pStyle w:val="ListParagraph"/>
        <w:numPr>
          <w:ilvl w:val="3"/>
          <w:numId w:val="10"/>
        </w:numPr>
        <w:spacing w:line="276" w:lineRule="auto"/>
        <w:ind w:left="2160" w:right="0"/>
        <w:jc w:val="both"/>
        <w:rPr>
          <w:ins w:id="219" w:author="Angina, Kate" w:date="2026-01-22T15:26:00Z" w16du:dateUtc="2026-01-22T20:26:00Z"/>
          <w:rFonts w:ascii="Montserrat" w:eastAsia="Montserrat" w:hAnsi="Montserrat" w:cs="Montserrat"/>
          <w:lang w:eastAsia="en-US"/>
          <w:rPrChange w:id="220" w:author="Angina, Kate" w:date="2026-01-22T15:51:00Z" w16du:dateUtc="2026-01-22T20:51:00Z">
            <w:rPr>
              <w:ins w:id="221" w:author="Angina, Kate" w:date="2026-01-22T15:26:00Z" w16du:dateUtc="2026-01-22T20:26:00Z"/>
              <w:rFonts w:ascii="Times New Roman" w:eastAsia="Times New Roman" w:hAnsi="Times New Roman" w:cs="Times New Roman"/>
              <w:sz w:val="22"/>
              <w:szCs w:val="22"/>
            </w:rPr>
          </w:rPrChange>
        </w:rPr>
      </w:pPr>
      <w:ins w:id="222" w:author="Angina, Kate" w:date="2026-01-22T15:26:00Z" w16du:dateUtc="2026-01-22T20:26:00Z">
        <w:r w:rsidRPr="007C18BB">
          <w:rPr>
            <w:rFonts w:ascii="Montserrat" w:eastAsia="Montserrat" w:hAnsi="Montserrat" w:cs="Montserrat"/>
            <w:lang w:eastAsia="en-US"/>
            <w:rPrChange w:id="223" w:author="Angina, Kate" w:date="2026-01-22T15:51:00Z" w16du:dateUtc="2026-01-22T20:51:00Z">
              <w:rPr>
                <w:rFonts w:ascii="Times New Roman" w:eastAsia="Times New Roman" w:hAnsi="Times New Roman" w:cs="Times New Roman"/>
                <w:sz w:val="22"/>
                <w:szCs w:val="22"/>
              </w:rPr>
            </w:rPrChange>
          </w:rPr>
          <w:t>The name, address, and telephone number(s) of the Duke Energy Principal Representative,</w:t>
        </w:r>
      </w:ins>
    </w:p>
    <w:p w14:paraId="2C2B6BCB" w14:textId="77777777" w:rsidR="00C314A5" w:rsidRPr="007C18BB" w:rsidRDefault="00C314A5" w:rsidP="00C314A5">
      <w:pPr>
        <w:pStyle w:val="ListParagraph"/>
        <w:numPr>
          <w:ilvl w:val="3"/>
          <w:numId w:val="9"/>
        </w:numPr>
        <w:spacing w:line="276" w:lineRule="auto"/>
        <w:ind w:left="2160" w:right="0"/>
        <w:jc w:val="both"/>
        <w:rPr>
          <w:ins w:id="224" w:author="Angina, Kate" w:date="2026-01-22T15:26:00Z" w16du:dateUtc="2026-01-22T20:26:00Z"/>
          <w:rFonts w:ascii="Montserrat" w:eastAsia="Montserrat" w:hAnsi="Montserrat" w:cs="Montserrat"/>
          <w:lang w:eastAsia="en-US"/>
          <w:rPrChange w:id="225" w:author="Angina, Kate" w:date="2026-01-22T15:51:00Z" w16du:dateUtc="2026-01-22T20:51:00Z">
            <w:rPr>
              <w:ins w:id="226" w:author="Angina, Kate" w:date="2026-01-22T15:26:00Z" w16du:dateUtc="2026-01-22T20:26:00Z"/>
              <w:rFonts w:ascii="Times New Roman" w:eastAsia="Times New Roman" w:hAnsi="Times New Roman" w:cs="Times New Roman"/>
              <w:sz w:val="22"/>
              <w:szCs w:val="22"/>
              <w:lang w:val="en-US"/>
            </w:rPr>
          </w:rPrChange>
        </w:rPr>
      </w:pPr>
      <w:ins w:id="227" w:author="Angina, Kate" w:date="2026-01-22T15:26:00Z" w16du:dateUtc="2026-01-22T20:26:00Z">
        <w:r w:rsidRPr="007C18BB">
          <w:rPr>
            <w:rFonts w:ascii="Montserrat" w:eastAsia="Montserrat" w:hAnsi="Montserrat" w:cs="Montserrat"/>
            <w:lang w:eastAsia="en-US"/>
            <w:rPrChange w:id="228" w:author="Angina, Kate" w:date="2026-01-22T15:51:00Z" w16du:dateUtc="2026-01-22T20:51:00Z">
              <w:rPr>
                <w:rFonts w:ascii="Times New Roman" w:eastAsia="Times New Roman" w:hAnsi="Times New Roman" w:cs="Times New Roman"/>
                <w:sz w:val="22"/>
                <w:szCs w:val="22"/>
                <w:lang w:val="en-US"/>
              </w:rPr>
            </w:rPrChange>
          </w:rPr>
          <w:t xml:space="preserve">A valid Purchase Order (“PO”) number located in the top right-hand corner of the invoice or any credit invoice, </w:t>
        </w:r>
      </w:ins>
    </w:p>
    <w:p w14:paraId="18D311C8" w14:textId="77777777" w:rsidR="00C314A5" w:rsidRPr="007C18BB" w:rsidRDefault="00C314A5" w:rsidP="00C314A5">
      <w:pPr>
        <w:pStyle w:val="ListParagraph"/>
        <w:numPr>
          <w:ilvl w:val="3"/>
          <w:numId w:val="9"/>
        </w:numPr>
        <w:spacing w:line="276" w:lineRule="auto"/>
        <w:ind w:left="2160" w:right="0"/>
        <w:jc w:val="both"/>
        <w:rPr>
          <w:ins w:id="229" w:author="Angina, Kate" w:date="2026-01-22T15:26:00Z" w16du:dateUtc="2026-01-22T20:26:00Z"/>
          <w:rFonts w:ascii="Montserrat" w:eastAsia="Montserrat" w:hAnsi="Montserrat" w:cs="Montserrat"/>
          <w:lang w:eastAsia="en-US"/>
          <w:rPrChange w:id="230" w:author="Angina, Kate" w:date="2026-01-22T15:51:00Z" w16du:dateUtc="2026-01-22T20:51:00Z">
            <w:rPr>
              <w:ins w:id="231" w:author="Angina, Kate" w:date="2026-01-22T15:26:00Z" w16du:dateUtc="2026-01-22T20:26:00Z"/>
              <w:rFonts w:ascii="Times New Roman" w:eastAsia="Times New Roman" w:hAnsi="Times New Roman" w:cs="Times New Roman"/>
              <w:sz w:val="22"/>
              <w:szCs w:val="22"/>
            </w:rPr>
          </w:rPrChange>
        </w:rPr>
      </w:pPr>
      <w:ins w:id="232" w:author="Angina, Kate" w:date="2026-01-22T15:26:00Z" w16du:dateUtc="2026-01-22T20:26:00Z">
        <w:r w:rsidRPr="007C18BB">
          <w:rPr>
            <w:rFonts w:ascii="Montserrat" w:eastAsia="Montserrat" w:hAnsi="Montserrat" w:cs="Montserrat"/>
            <w:lang w:eastAsia="en-US"/>
            <w:rPrChange w:id="233" w:author="Angina, Kate" w:date="2026-01-22T15:51:00Z" w16du:dateUtc="2026-01-22T20:51:00Z">
              <w:rPr>
                <w:rFonts w:ascii="Times New Roman" w:eastAsia="Times New Roman" w:hAnsi="Times New Roman" w:cs="Times New Roman"/>
                <w:sz w:val="22"/>
                <w:szCs w:val="22"/>
              </w:rPr>
            </w:rPrChange>
          </w:rPr>
          <w:t>A valid Duke Energy “Bill To” address,</w:t>
        </w:r>
      </w:ins>
    </w:p>
    <w:p w14:paraId="745DE09F" w14:textId="77777777" w:rsidR="00C314A5" w:rsidRPr="007C18BB" w:rsidRDefault="00C314A5" w:rsidP="00C314A5">
      <w:pPr>
        <w:pStyle w:val="ListParagraph"/>
        <w:numPr>
          <w:ilvl w:val="3"/>
          <w:numId w:val="9"/>
        </w:numPr>
        <w:spacing w:line="276" w:lineRule="auto"/>
        <w:ind w:left="2160" w:right="0"/>
        <w:jc w:val="both"/>
        <w:rPr>
          <w:ins w:id="234" w:author="Angina, Kate" w:date="2026-01-22T15:26:00Z" w16du:dateUtc="2026-01-22T20:26:00Z"/>
          <w:rFonts w:ascii="Montserrat" w:eastAsia="Montserrat" w:hAnsi="Montserrat" w:cs="Montserrat"/>
          <w:lang w:eastAsia="en-US"/>
          <w:rPrChange w:id="235" w:author="Angina, Kate" w:date="2026-01-22T15:51:00Z" w16du:dateUtc="2026-01-22T20:51:00Z">
            <w:rPr>
              <w:ins w:id="236" w:author="Angina, Kate" w:date="2026-01-22T15:26:00Z" w16du:dateUtc="2026-01-22T20:26:00Z"/>
              <w:rFonts w:ascii="Times New Roman" w:eastAsia="Times New Roman" w:hAnsi="Times New Roman" w:cs="Times New Roman"/>
              <w:sz w:val="22"/>
              <w:szCs w:val="22"/>
            </w:rPr>
          </w:rPrChange>
        </w:rPr>
      </w:pPr>
      <w:ins w:id="237" w:author="Angina, Kate" w:date="2026-01-22T15:26:00Z" w16du:dateUtc="2026-01-22T20:26:00Z">
        <w:r w:rsidRPr="007C18BB">
          <w:rPr>
            <w:rFonts w:ascii="Montserrat" w:eastAsia="Montserrat" w:hAnsi="Montserrat" w:cs="Montserrat"/>
            <w:lang w:eastAsia="en-US"/>
            <w:rPrChange w:id="238" w:author="Angina, Kate" w:date="2026-01-22T15:51:00Z" w16du:dateUtc="2026-01-22T20:51:00Z">
              <w:rPr>
                <w:rFonts w:ascii="Times New Roman" w:eastAsia="Times New Roman" w:hAnsi="Times New Roman" w:cs="Times New Roman"/>
                <w:sz w:val="22"/>
                <w:szCs w:val="22"/>
              </w:rPr>
            </w:rPrChange>
          </w:rPr>
          <w:t xml:space="preserve">A valid “Remit to” address,    </w:t>
        </w:r>
      </w:ins>
    </w:p>
    <w:p w14:paraId="507F3217" w14:textId="77777777" w:rsidR="00C314A5" w:rsidRPr="007C18BB" w:rsidRDefault="00C314A5" w:rsidP="00C314A5">
      <w:pPr>
        <w:pStyle w:val="ListParagraph"/>
        <w:numPr>
          <w:ilvl w:val="3"/>
          <w:numId w:val="9"/>
        </w:numPr>
        <w:spacing w:line="276" w:lineRule="auto"/>
        <w:ind w:left="2160" w:right="0"/>
        <w:jc w:val="both"/>
        <w:rPr>
          <w:ins w:id="239" w:author="Angina, Kate" w:date="2026-01-22T15:26:00Z" w16du:dateUtc="2026-01-22T20:26:00Z"/>
          <w:rFonts w:ascii="Montserrat" w:eastAsia="Montserrat" w:hAnsi="Montserrat" w:cs="Montserrat"/>
          <w:lang w:eastAsia="en-US"/>
          <w:rPrChange w:id="240" w:author="Angina, Kate" w:date="2026-01-22T15:51:00Z" w16du:dateUtc="2026-01-22T20:51:00Z">
            <w:rPr>
              <w:ins w:id="241" w:author="Angina, Kate" w:date="2026-01-22T15:26:00Z" w16du:dateUtc="2026-01-22T20:26:00Z"/>
              <w:rFonts w:ascii="Times New Roman" w:eastAsia="Times New Roman" w:hAnsi="Times New Roman" w:cs="Times New Roman"/>
              <w:sz w:val="22"/>
              <w:szCs w:val="22"/>
            </w:rPr>
          </w:rPrChange>
        </w:rPr>
      </w:pPr>
      <w:ins w:id="242" w:author="Angina, Kate" w:date="2026-01-22T15:26:00Z" w16du:dateUtc="2026-01-22T20:26:00Z">
        <w:r w:rsidRPr="007C18BB">
          <w:rPr>
            <w:rFonts w:ascii="Montserrat" w:eastAsia="Montserrat" w:hAnsi="Montserrat" w:cs="Montserrat"/>
            <w:lang w:eastAsia="en-US"/>
            <w:rPrChange w:id="243" w:author="Angina, Kate" w:date="2026-01-22T15:51:00Z" w16du:dateUtc="2026-01-22T20:51:00Z">
              <w:rPr>
                <w:rFonts w:ascii="Times New Roman" w:eastAsia="Times New Roman" w:hAnsi="Times New Roman" w:cs="Times New Roman"/>
                <w:sz w:val="22"/>
                <w:szCs w:val="22"/>
              </w:rPr>
            </w:rPrChange>
          </w:rPr>
          <w:t>Invoice date,</w:t>
        </w:r>
      </w:ins>
    </w:p>
    <w:p w14:paraId="3AB17FC9" w14:textId="4E3D574D" w:rsidR="00C314A5" w:rsidRPr="007C18BB" w:rsidRDefault="00C314A5" w:rsidP="00C314A5">
      <w:pPr>
        <w:pStyle w:val="ListParagraph"/>
        <w:numPr>
          <w:ilvl w:val="3"/>
          <w:numId w:val="9"/>
        </w:numPr>
        <w:spacing w:line="276" w:lineRule="auto"/>
        <w:ind w:left="2160" w:right="0"/>
        <w:jc w:val="both"/>
        <w:rPr>
          <w:ins w:id="244" w:author="Angina, Kate" w:date="2026-01-22T15:26:00Z" w16du:dateUtc="2026-01-22T20:26:00Z"/>
          <w:rFonts w:ascii="Montserrat" w:eastAsia="Montserrat" w:hAnsi="Montserrat" w:cs="Montserrat"/>
          <w:lang w:eastAsia="en-US"/>
          <w:rPrChange w:id="245" w:author="Angina, Kate" w:date="2026-01-22T15:51:00Z" w16du:dateUtc="2026-01-22T20:51:00Z">
            <w:rPr>
              <w:ins w:id="246" w:author="Angina, Kate" w:date="2026-01-22T15:26:00Z" w16du:dateUtc="2026-01-22T20:26:00Z"/>
              <w:rFonts w:ascii="Times New Roman" w:eastAsia="Times New Roman" w:hAnsi="Times New Roman" w:cs="Times New Roman"/>
              <w:sz w:val="22"/>
              <w:szCs w:val="22"/>
            </w:rPr>
          </w:rPrChange>
        </w:rPr>
      </w:pPr>
      <w:commentRangeStart w:id="247"/>
      <w:ins w:id="248" w:author="Angina, Kate" w:date="2026-01-22T15:26:00Z" w16du:dateUtc="2026-01-22T20:26:00Z">
        <w:r w:rsidRPr="007C18BB">
          <w:rPr>
            <w:rFonts w:ascii="Montserrat" w:eastAsia="Montserrat" w:hAnsi="Montserrat" w:cs="Montserrat"/>
            <w:lang w:eastAsia="en-US"/>
            <w:rPrChange w:id="249" w:author="Angina, Kate" w:date="2026-01-22T15:51:00Z" w16du:dateUtc="2026-01-22T20:51:00Z">
              <w:rPr>
                <w:rFonts w:ascii="Times New Roman" w:eastAsia="Times New Roman" w:hAnsi="Times New Roman" w:cs="Times New Roman"/>
                <w:sz w:val="22"/>
                <w:szCs w:val="22"/>
              </w:rPr>
            </w:rPrChange>
          </w:rPr>
          <w:t>Date</w:t>
        </w:r>
      </w:ins>
      <w:ins w:id="250" w:author="Angina, Kate" w:date="2026-01-22T16:32:00Z" w16du:dateUtc="2026-01-22T21:32:00Z">
        <w:r w:rsidR="00A14593">
          <w:rPr>
            <w:rFonts w:ascii="Montserrat" w:eastAsia="Montserrat" w:hAnsi="Montserrat" w:cs="Montserrat"/>
            <w:lang w:eastAsia="en-US"/>
          </w:rPr>
          <w:t xml:space="preserve"> and Description of the</w:t>
        </w:r>
      </w:ins>
      <w:ins w:id="251" w:author="Angina, Kate" w:date="2026-01-22T15:26:00Z" w16du:dateUtc="2026-01-22T20:26:00Z">
        <w:r w:rsidRPr="007C18BB">
          <w:rPr>
            <w:rFonts w:ascii="Montserrat" w:eastAsia="Montserrat" w:hAnsi="Montserrat" w:cs="Montserrat"/>
            <w:lang w:eastAsia="en-US"/>
            <w:rPrChange w:id="252" w:author="Angina, Kate" w:date="2026-01-22T15:51:00Z" w16du:dateUtc="2026-01-22T20:51:00Z">
              <w:rPr>
                <w:rFonts w:ascii="Times New Roman" w:eastAsia="Times New Roman" w:hAnsi="Times New Roman" w:cs="Times New Roman"/>
                <w:sz w:val="22"/>
                <w:szCs w:val="22"/>
              </w:rPr>
            </w:rPrChange>
          </w:rPr>
          <w:t xml:space="preserve"> Deliverables/Milestones </w:t>
        </w:r>
      </w:ins>
      <w:ins w:id="253" w:author="Angina, Kate" w:date="2026-01-22T16:32:00Z" w16du:dateUtc="2026-01-22T21:32:00Z">
        <w:r w:rsidR="00A14593">
          <w:rPr>
            <w:rFonts w:ascii="Montserrat" w:eastAsia="Montserrat" w:hAnsi="Montserrat" w:cs="Montserrat"/>
            <w:lang w:eastAsia="en-US"/>
          </w:rPr>
          <w:t xml:space="preserve">that </w:t>
        </w:r>
      </w:ins>
      <w:ins w:id="254" w:author="Angina, Kate" w:date="2026-01-22T15:26:00Z" w16du:dateUtc="2026-01-22T20:26:00Z">
        <w:r w:rsidRPr="007C18BB">
          <w:rPr>
            <w:rFonts w:ascii="Montserrat" w:eastAsia="Montserrat" w:hAnsi="Montserrat" w:cs="Montserrat"/>
            <w:lang w:eastAsia="en-US"/>
            <w:rPrChange w:id="255" w:author="Angina, Kate" w:date="2026-01-22T15:51:00Z" w16du:dateUtc="2026-01-22T20:51:00Z">
              <w:rPr>
                <w:rFonts w:ascii="Times New Roman" w:eastAsia="Times New Roman" w:hAnsi="Times New Roman" w:cs="Times New Roman"/>
                <w:sz w:val="22"/>
                <w:szCs w:val="22"/>
              </w:rPr>
            </w:rPrChange>
          </w:rPr>
          <w:t>were Approved by Duke Energy,</w:t>
        </w:r>
      </w:ins>
      <w:commentRangeEnd w:id="247"/>
      <w:ins w:id="256" w:author="Angina, Kate" w:date="2026-01-22T15:29:00Z" w16du:dateUtc="2026-01-22T20:29:00Z">
        <w:r w:rsidR="00F16336" w:rsidRPr="007C18BB">
          <w:rPr>
            <w:rFonts w:ascii="Montserrat" w:eastAsia="Montserrat" w:hAnsi="Montserrat" w:cs="Montserrat"/>
            <w:lang w:eastAsia="en-US"/>
            <w:rPrChange w:id="257" w:author="Angina, Kate" w:date="2026-01-22T15:51:00Z" w16du:dateUtc="2026-01-22T20:51:00Z">
              <w:rPr>
                <w:rStyle w:val="CommentReference"/>
                <w:lang w:eastAsia="en-US"/>
              </w:rPr>
            </w:rPrChange>
          </w:rPr>
          <w:commentReference w:id="247"/>
        </w:r>
      </w:ins>
    </w:p>
    <w:p w14:paraId="46801D48" w14:textId="0E3D6F9F" w:rsidR="00C314A5" w:rsidRPr="007C18BB" w:rsidRDefault="00C314A5" w:rsidP="00C314A5">
      <w:pPr>
        <w:pStyle w:val="ListParagraph"/>
        <w:numPr>
          <w:ilvl w:val="3"/>
          <w:numId w:val="9"/>
        </w:numPr>
        <w:spacing w:line="276" w:lineRule="auto"/>
        <w:ind w:left="2160" w:right="0"/>
        <w:jc w:val="both"/>
        <w:rPr>
          <w:ins w:id="258" w:author="Angina, Kate" w:date="2026-01-22T15:26:00Z" w16du:dateUtc="2026-01-22T20:26:00Z"/>
          <w:rFonts w:ascii="Montserrat" w:eastAsia="Montserrat" w:hAnsi="Montserrat" w:cs="Montserrat"/>
          <w:lang w:eastAsia="en-US"/>
          <w:rPrChange w:id="259" w:author="Angina, Kate" w:date="2026-01-22T15:51:00Z" w16du:dateUtc="2026-01-22T20:51:00Z">
            <w:rPr>
              <w:ins w:id="260" w:author="Angina, Kate" w:date="2026-01-22T15:26:00Z" w16du:dateUtc="2026-01-22T20:26:00Z"/>
              <w:rFonts w:ascii="Times New Roman" w:eastAsia="Times New Roman" w:hAnsi="Times New Roman" w:cs="Times New Roman"/>
              <w:sz w:val="22"/>
              <w:szCs w:val="22"/>
            </w:rPr>
          </w:rPrChange>
        </w:rPr>
      </w:pPr>
      <w:ins w:id="261" w:author="Angina, Kate" w:date="2026-01-22T15:26:00Z" w16du:dateUtc="2026-01-22T20:26:00Z">
        <w:r w:rsidRPr="007C18BB">
          <w:rPr>
            <w:rFonts w:ascii="Montserrat" w:eastAsia="Montserrat" w:hAnsi="Montserrat" w:cs="Montserrat"/>
            <w:lang w:eastAsia="en-US"/>
            <w:rPrChange w:id="262" w:author="Angina, Kate" w:date="2026-01-22T15:51:00Z" w16du:dateUtc="2026-01-22T20:51:00Z">
              <w:rPr>
                <w:rFonts w:ascii="Times New Roman" w:eastAsia="Times New Roman" w:hAnsi="Times New Roman" w:cs="Times New Roman"/>
                <w:sz w:val="22"/>
                <w:szCs w:val="22"/>
              </w:rPr>
            </w:rPrChange>
          </w:rPr>
          <w:t>Itemized Fees or Performance Credits</w:t>
        </w:r>
      </w:ins>
      <w:ins w:id="263" w:author="Angina, Kate" w:date="2026-01-22T16:31:00Z" w16du:dateUtc="2026-01-22T21:31:00Z">
        <w:r w:rsidR="00680F0C">
          <w:rPr>
            <w:rFonts w:ascii="Montserrat" w:eastAsia="Montserrat" w:hAnsi="Montserrat" w:cs="Montserrat"/>
            <w:lang w:eastAsia="en-US"/>
          </w:rPr>
          <w:t xml:space="preserve"> </w:t>
        </w:r>
        <w:proofErr w:type="gramStart"/>
        <w:r w:rsidR="00680F0C">
          <w:rPr>
            <w:rFonts w:ascii="Montserrat" w:eastAsia="Montserrat" w:hAnsi="Montserrat" w:cs="Montserrat"/>
            <w:lang w:eastAsia="en-US"/>
          </w:rPr>
          <w:t>w</w:t>
        </w:r>
      </w:ins>
      <w:ins w:id="264" w:author="Angina, Kate" w:date="2026-01-22T16:32:00Z" w16du:dateUtc="2026-01-22T21:32:00Z">
        <w:r w:rsidR="00680F0C">
          <w:rPr>
            <w:rFonts w:ascii="Montserrat" w:eastAsia="Montserrat" w:hAnsi="Montserrat" w:cs="Montserrat"/>
            <w:lang w:eastAsia="en-US"/>
          </w:rPr>
          <w:t>here</w:t>
        </w:r>
        <w:proofErr w:type="gramEnd"/>
        <w:r w:rsidR="00680F0C">
          <w:rPr>
            <w:rFonts w:ascii="Montserrat" w:eastAsia="Montserrat" w:hAnsi="Montserrat" w:cs="Montserrat"/>
            <w:lang w:eastAsia="en-US"/>
          </w:rPr>
          <w:t xml:space="preserve"> </w:t>
        </w:r>
        <w:proofErr w:type="gramStart"/>
        <w:r w:rsidR="00680F0C">
          <w:rPr>
            <w:rFonts w:ascii="Montserrat" w:eastAsia="Montserrat" w:hAnsi="Montserrat" w:cs="Montserrat"/>
            <w:lang w:eastAsia="en-US"/>
          </w:rPr>
          <w:t>needed;</w:t>
        </w:r>
      </w:ins>
      <w:proofErr w:type="gramEnd"/>
    </w:p>
    <w:p w14:paraId="3BF03623" w14:textId="77777777" w:rsidR="00C314A5" w:rsidRPr="007C18BB" w:rsidRDefault="00C314A5" w:rsidP="00C314A5">
      <w:pPr>
        <w:pStyle w:val="ListParagraph"/>
        <w:numPr>
          <w:ilvl w:val="3"/>
          <w:numId w:val="9"/>
        </w:numPr>
        <w:spacing w:line="276" w:lineRule="auto"/>
        <w:ind w:left="2160" w:right="0"/>
        <w:jc w:val="both"/>
        <w:rPr>
          <w:ins w:id="265" w:author="Angina, Kate" w:date="2026-01-22T15:26:00Z" w16du:dateUtc="2026-01-22T20:26:00Z"/>
          <w:rFonts w:ascii="Montserrat" w:eastAsia="Montserrat" w:hAnsi="Montserrat" w:cs="Montserrat"/>
          <w:lang w:eastAsia="en-US"/>
          <w:rPrChange w:id="266" w:author="Angina, Kate" w:date="2026-01-22T15:51:00Z" w16du:dateUtc="2026-01-22T20:51:00Z">
            <w:rPr>
              <w:ins w:id="267" w:author="Angina, Kate" w:date="2026-01-22T15:26:00Z" w16du:dateUtc="2026-01-22T20:26:00Z"/>
              <w:rFonts w:ascii="Times New Roman" w:eastAsia="Times New Roman" w:hAnsi="Times New Roman" w:cs="Times New Roman"/>
              <w:sz w:val="22"/>
              <w:szCs w:val="22"/>
            </w:rPr>
          </w:rPrChange>
        </w:rPr>
      </w:pPr>
      <w:ins w:id="268" w:author="Angina, Kate" w:date="2026-01-22T15:26:00Z" w16du:dateUtc="2026-01-22T20:26:00Z">
        <w:r w:rsidRPr="007C18BB">
          <w:rPr>
            <w:rFonts w:ascii="Montserrat" w:eastAsia="Montserrat" w:hAnsi="Montserrat" w:cs="Montserrat"/>
            <w:lang w:eastAsia="en-US"/>
            <w:rPrChange w:id="269" w:author="Angina, Kate" w:date="2026-01-22T15:51:00Z" w16du:dateUtc="2026-01-22T20:51:00Z">
              <w:rPr>
                <w:rFonts w:ascii="Times New Roman" w:eastAsia="Times New Roman" w:hAnsi="Times New Roman" w:cs="Times New Roman"/>
                <w:sz w:val="22"/>
                <w:szCs w:val="22"/>
              </w:rPr>
            </w:rPrChange>
          </w:rPr>
          <w:t>Total amount of the invoice</w:t>
        </w:r>
      </w:ins>
    </w:p>
    <w:p w14:paraId="0959B489" w14:textId="77777777" w:rsidR="00C314A5" w:rsidRPr="007C18BB" w:rsidRDefault="00C314A5" w:rsidP="00C314A5">
      <w:pPr>
        <w:spacing w:line="276" w:lineRule="auto"/>
        <w:ind w:left="720" w:right="0"/>
        <w:jc w:val="both"/>
        <w:rPr>
          <w:ins w:id="270" w:author="Angina, Kate" w:date="2026-01-22T15:26:00Z" w16du:dateUtc="2026-01-22T20:26:00Z"/>
          <w:rFonts w:ascii="Montserrat" w:eastAsia="Montserrat" w:hAnsi="Montserrat" w:cs="Montserrat"/>
          <w:rPrChange w:id="271" w:author="Angina, Kate" w:date="2026-01-22T15:51:00Z" w16du:dateUtc="2026-01-22T20:51:00Z">
            <w:rPr>
              <w:ins w:id="272" w:author="Angina, Kate" w:date="2026-01-22T15:26:00Z" w16du:dateUtc="2026-01-22T20:26:00Z"/>
              <w:rFonts w:ascii="Times New Roman" w:eastAsia="Times New Roman" w:hAnsi="Times New Roman" w:cs="Times New Roman"/>
              <w:color w:val="000000" w:themeColor="text1"/>
              <w:sz w:val="22"/>
              <w:szCs w:val="22"/>
              <w:lang w:val="en-US"/>
            </w:rPr>
          </w:rPrChange>
        </w:rPr>
      </w:pPr>
      <w:ins w:id="273" w:author="Angina, Kate" w:date="2026-01-22T15:26:00Z" w16du:dateUtc="2026-01-22T20:26:00Z">
        <w:r w:rsidRPr="007C18BB">
          <w:rPr>
            <w:rFonts w:ascii="Montserrat" w:eastAsia="Montserrat" w:hAnsi="Montserrat" w:cs="Montserrat"/>
            <w:rPrChange w:id="274" w:author="Angina, Kate" w:date="2026-01-22T15:51:00Z" w16du:dateUtc="2026-01-22T20:51:00Z">
              <w:rPr>
                <w:rFonts w:ascii="Times New Roman" w:eastAsia="Times New Roman" w:hAnsi="Times New Roman" w:cs="Times New Roman"/>
                <w:color w:val="000000" w:themeColor="text1"/>
                <w:sz w:val="22"/>
                <w:szCs w:val="22"/>
                <w:lang w:val="en-US"/>
              </w:rPr>
            </w:rPrChange>
          </w:rPr>
          <w:lastRenderedPageBreak/>
          <w:t>All invoices and supporting documentation shall be submitted to the Duke Energy Principal Representative, unless otherwise directed by Duke Energy. At no time will Duke Energy accept invoices without supporting documentation.</w:t>
        </w:r>
      </w:ins>
    </w:p>
    <w:p w14:paraId="58D860D1" w14:textId="516F9AC0" w:rsidR="00C81D24" w:rsidRDefault="00C314A5" w:rsidP="00C314A5">
      <w:pPr>
        <w:spacing w:after="200" w:line="276" w:lineRule="auto"/>
        <w:ind w:left="0"/>
        <w:rPr>
          <w:ins w:id="275" w:author="Angina, Kate" w:date="2026-01-22T15:46:00Z" w16du:dateUtc="2026-01-22T20:46:00Z"/>
          <w:rFonts w:ascii="Montserrat" w:eastAsia="Montserrat" w:hAnsi="Montserrat" w:cs="Montserrat"/>
        </w:rPr>
      </w:pPr>
      <w:ins w:id="276" w:author="Angina, Kate" w:date="2026-01-22T15:26:00Z" w16du:dateUtc="2026-01-22T20:26:00Z">
        <w:r>
          <w:br/>
        </w:r>
      </w:ins>
      <w:r w:rsidR="00E423A5">
        <w:rPr>
          <w:rFonts w:ascii="Montserrat" w:eastAsia="Montserrat" w:hAnsi="Montserrat" w:cs="Montserrat"/>
        </w:rPr>
        <w:br/>
        <w:t>- - - - - - - - - - - - - - - - - - -</w:t>
      </w:r>
    </w:p>
    <w:p w14:paraId="50AC44DE" w14:textId="77777777" w:rsidR="000E75B7" w:rsidRDefault="000E75B7" w:rsidP="00C314A5">
      <w:pPr>
        <w:spacing w:after="200" w:line="276" w:lineRule="auto"/>
        <w:ind w:left="0"/>
        <w:rPr>
          <w:rFonts w:ascii="Montserrat" w:eastAsia="Montserrat" w:hAnsi="Montserrat" w:cs="Montserrat"/>
        </w:rPr>
      </w:pPr>
    </w:p>
    <w:p w14:paraId="58D860D2" w14:textId="0B403BBC" w:rsidR="00C81D24" w:rsidRDefault="00E423A5">
      <w:pPr>
        <w:pStyle w:val="Subtitle"/>
        <w:rPr>
          <w:color w:val="C2D500"/>
        </w:rPr>
      </w:pPr>
      <w:bookmarkStart w:id="277" w:name="_nzss9z5zr4f9" w:colFirst="0" w:colLast="0"/>
      <w:bookmarkEnd w:id="277"/>
      <w:r>
        <w:t>0</w:t>
      </w:r>
      <w:ins w:id="278" w:author="Angina, Kate" w:date="2026-01-22T15:54:00Z" w16du:dateUtc="2026-01-22T20:54:00Z">
        <w:r w:rsidR="00CF4E89">
          <w:t>6</w:t>
        </w:r>
      </w:ins>
      <w:del w:id="279" w:author="Angina, Kate" w:date="2026-01-22T15:54:00Z" w16du:dateUtc="2026-01-22T20:54:00Z">
        <w:r w:rsidDel="00CF4E89">
          <w:delText>5</w:delText>
        </w:r>
      </w:del>
      <w:r>
        <w:t xml:space="preserve"> </w:t>
      </w:r>
      <w:r>
        <w:rPr>
          <w:color w:val="C2D500"/>
        </w:rPr>
        <w:t>Change Order Process</w:t>
      </w:r>
    </w:p>
    <w:p w14:paraId="77C525B6" w14:textId="1E93BC34" w:rsidR="005D4CD1" w:rsidRDefault="00E423A5" w:rsidP="005D4CD1">
      <w:pPr>
        <w:ind w:left="720"/>
        <w:rPr>
          <w:ins w:id="280" w:author="Angina, Kate" w:date="2026-01-22T15:46:00Z" w16du:dateUtc="2026-01-22T20:46:00Z"/>
        </w:rPr>
      </w:pPr>
      <w:r>
        <w:rPr>
          <w:rFonts w:ascii="Montserrat" w:eastAsia="Montserrat" w:hAnsi="Montserrat" w:cs="Montserrat"/>
        </w:rPr>
        <w:t>Any Change Orders shall be subject to the terms and procedures outlined in Section 8 (Changes in Service) in the Agreement.</w:t>
      </w:r>
      <w:ins w:id="281" w:author="Angina, Kate" w:date="2026-01-22T15:46:00Z" w16du:dateUtc="2026-01-22T20:46:00Z">
        <w:r w:rsidR="005D4CD1">
          <w:rPr>
            <w:rFonts w:ascii="Montserrat" w:eastAsia="Montserrat" w:hAnsi="Montserrat" w:cs="Montserrat"/>
          </w:rPr>
          <w:t xml:space="preserve"> </w:t>
        </w:r>
        <w:proofErr w:type="gramStart"/>
        <w:r w:rsidR="005D4CD1">
          <w:t>Consultant</w:t>
        </w:r>
        <w:proofErr w:type="gramEnd"/>
        <w:r w:rsidR="005D4CD1">
          <w:t xml:space="preserve"> shall use commercially reasonable efforts to resolve matters that could reasonably be calculated to disrupt the Services and/or to negatively impact the defined Project Objectives and the Deliverables. Consultant shall make every attempt to notify Duke Energy prior to any process changes and quality control changes. </w:t>
        </w:r>
      </w:ins>
    </w:p>
    <w:p w14:paraId="6144A662" w14:textId="77777777" w:rsidR="005D4CD1" w:rsidRPr="00FE45B5" w:rsidRDefault="005D4CD1" w:rsidP="005D4CD1">
      <w:pPr>
        <w:ind w:left="720"/>
        <w:rPr>
          <w:ins w:id="282" w:author="Angina, Kate" w:date="2026-01-22T15:46:00Z" w16du:dateUtc="2026-01-22T20:46:00Z"/>
        </w:rPr>
      </w:pPr>
      <w:ins w:id="283" w:author="Angina, Kate" w:date="2026-01-22T15:46:00Z" w16du:dateUtc="2026-01-22T20:46:00Z">
        <w:r>
          <w:t>Where advanced notice is not reasonably possible and on rare occasions where prior notice is not possible due to the necessity of an expedited change, Duke Energy should be notified within twenty-four (24) hours of any personnel, process, scheduling or quality control changes.</w:t>
        </w:r>
      </w:ins>
    </w:p>
    <w:p w14:paraId="58D860D3" w14:textId="21AFF3C4" w:rsidR="00C81D24" w:rsidRDefault="00C81D24">
      <w:pPr>
        <w:ind w:left="-45"/>
        <w:rPr>
          <w:rFonts w:ascii="Montserrat" w:eastAsia="Montserrat" w:hAnsi="Montserrat" w:cs="Montserrat"/>
        </w:rPr>
      </w:pPr>
    </w:p>
    <w:p w14:paraId="58D860D4" w14:textId="77777777" w:rsidR="00C81D24" w:rsidRDefault="00E423A5">
      <w:pPr>
        <w:spacing w:after="200"/>
      </w:pPr>
      <w:r>
        <w:t>- - - - - - - - - - - - - - - - - - - -</w:t>
      </w:r>
    </w:p>
    <w:p w14:paraId="58D860D5" w14:textId="177CAE66" w:rsidR="00C81D24" w:rsidRDefault="00E423A5">
      <w:pPr>
        <w:pStyle w:val="Subtitle"/>
      </w:pPr>
      <w:bookmarkStart w:id="284" w:name="_uw3inq96yhg6" w:colFirst="0" w:colLast="0"/>
      <w:bookmarkEnd w:id="284"/>
      <w:r>
        <w:t>0</w:t>
      </w:r>
      <w:ins w:id="285" w:author="Angina, Kate" w:date="2026-01-22T15:54:00Z" w16du:dateUtc="2026-01-22T20:54:00Z">
        <w:r w:rsidR="00CF4E89">
          <w:t>7</w:t>
        </w:r>
      </w:ins>
      <w:del w:id="286" w:author="Angina, Kate" w:date="2026-01-22T15:54:00Z" w16du:dateUtc="2026-01-22T20:54:00Z">
        <w:r w:rsidDel="00CF4E89">
          <w:delText>6</w:delText>
        </w:r>
      </w:del>
      <w:r>
        <w:t xml:space="preserve"> </w:t>
      </w:r>
      <w:r>
        <w:rPr>
          <w:color w:val="C2D500"/>
        </w:rPr>
        <w:t>Travel</w:t>
      </w:r>
    </w:p>
    <w:p w14:paraId="58D860D6" w14:textId="330A154D" w:rsidR="00C81D24" w:rsidRDefault="00E423A5">
      <w:pPr>
        <w:rPr>
          <w:rFonts w:ascii="Montserrat" w:eastAsia="Montserrat" w:hAnsi="Montserrat" w:cs="Montserrat"/>
        </w:rPr>
      </w:pPr>
      <w:r>
        <w:rPr>
          <w:rFonts w:ascii="Montserrat" w:eastAsia="Montserrat" w:hAnsi="Montserrat" w:cs="Montserrat"/>
        </w:rPr>
        <w:t xml:space="preserve">Any travel expenses for travel to/from CLIENT ofﬁces in Charlotte, NC </w:t>
      </w:r>
      <w:ins w:id="287" w:author="Angina, Kate" w:date="2026-01-22T15:30:00Z" w16du:dateUtc="2026-01-22T20:30:00Z">
        <w:r w:rsidR="006008BE">
          <w:rPr>
            <w:rFonts w:ascii="Montserrat" w:eastAsia="Montserrat" w:hAnsi="Montserrat" w:cs="Montserrat"/>
          </w:rPr>
          <w:t xml:space="preserve">or </w:t>
        </w:r>
        <w:r w:rsidR="00C535EB">
          <w:rPr>
            <w:rFonts w:ascii="Montserrat" w:eastAsia="Montserrat" w:hAnsi="Montserrat" w:cs="Montserrat"/>
          </w:rPr>
          <w:t>St. Petersburg, FL</w:t>
        </w:r>
      </w:ins>
      <w:ins w:id="288" w:author="Angina, Kate" w:date="2026-01-22T19:04:00Z" w16du:dateUtc="2026-01-23T00:04:00Z">
        <w:r w:rsidR="00512FD2">
          <w:rPr>
            <w:rFonts w:ascii="Montserrat" w:eastAsia="Montserrat" w:hAnsi="Montserrat" w:cs="Montserrat"/>
          </w:rPr>
          <w:t xml:space="preserve"> </w:t>
        </w:r>
      </w:ins>
      <w:r>
        <w:rPr>
          <w:rFonts w:ascii="Montserrat" w:eastAsia="Montserrat" w:hAnsi="Montserrat" w:cs="Montserrat"/>
        </w:rPr>
        <w:t xml:space="preserve">by </w:t>
      </w:r>
      <w:r>
        <w:rPr>
          <w:rFonts w:ascii="Montserrat" w:eastAsia="Montserrat" w:hAnsi="Montserrat" w:cs="Montserrat"/>
        </w:rPr>
        <w:t xml:space="preserve">any </w:t>
      </w:r>
      <w:proofErr w:type="spellStart"/>
      <w:r>
        <w:rPr>
          <w:rFonts w:ascii="Montserrat" w:eastAsia="Montserrat" w:hAnsi="Montserrat" w:cs="Montserrat"/>
        </w:rPr>
        <w:t>Orases</w:t>
      </w:r>
      <w:proofErr w:type="spellEnd"/>
      <w:r>
        <w:rPr>
          <w:rFonts w:ascii="Montserrat" w:eastAsia="Montserrat" w:hAnsi="Montserrat" w:cs="Montserrat"/>
        </w:rPr>
        <w:t xml:space="preserve"> employee shall be subject to the terms and procedures set forth </w:t>
      </w:r>
      <w:r>
        <w:rPr>
          <w:rFonts w:ascii="Montserrat" w:eastAsia="Montserrat" w:hAnsi="Montserrat" w:cs="Montserrat"/>
        </w:rPr>
        <w:t>in Exhibit B (Guidelines for Consultant Expense Reimbursement) in the Agreement.</w:t>
      </w:r>
    </w:p>
    <w:p w14:paraId="58D860D7" w14:textId="660E9402" w:rsidR="00C81D24" w:rsidRDefault="00E423A5">
      <w:pPr>
        <w:rPr>
          <w:rFonts w:ascii="Montserrat" w:eastAsia="Montserrat" w:hAnsi="Montserrat" w:cs="Montserrat"/>
        </w:rPr>
      </w:pPr>
      <w:proofErr w:type="spellStart"/>
      <w:r>
        <w:rPr>
          <w:rFonts w:ascii="Montserrat" w:eastAsia="Montserrat" w:hAnsi="Montserrat" w:cs="Montserrat"/>
        </w:rPr>
        <w:t>Orases</w:t>
      </w:r>
      <w:proofErr w:type="spellEnd"/>
      <w:r>
        <w:rPr>
          <w:rFonts w:ascii="Montserrat" w:eastAsia="Montserrat" w:hAnsi="Montserrat" w:cs="Montserrat"/>
        </w:rPr>
        <w:t xml:space="preserve"> estimates 1 trip to CLIENT </w:t>
      </w:r>
      <w:ins w:id="289" w:author="Angina, Kate" w:date="2026-01-22T16:36:00Z" w16du:dateUtc="2026-01-22T21:36:00Z">
        <w:r w:rsidR="00B3219D">
          <w:rPr>
            <w:rFonts w:ascii="Montserrat" w:eastAsia="Montserrat" w:hAnsi="Montserrat" w:cs="Montserrat"/>
          </w:rPr>
          <w:t xml:space="preserve">Office </w:t>
        </w:r>
      </w:ins>
      <w:del w:id="290" w:author="Angina, Kate" w:date="2026-01-22T16:36:00Z" w16du:dateUtc="2026-01-22T21:36:00Z">
        <w:r w:rsidDel="00B3219D">
          <w:rPr>
            <w:rFonts w:ascii="Montserrat" w:eastAsia="Montserrat" w:hAnsi="Montserrat" w:cs="Montserrat"/>
          </w:rPr>
          <w:delText xml:space="preserve">Headquarters </w:delText>
        </w:r>
      </w:del>
      <w:r>
        <w:rPr>
          <w:rFonts w:ascii="Montserrat" w:eastAsia="Montserrat" w:hAnsi="Montserrat" w:cs="Montserrat"/>
        </w:rPr>
        <w:t xml:space="preserve">and does not anticipate any additional travel </w:t>
      </w:r>
      <w:proofErr w:type="gramStart"/>
      <w:r>
        <w:rPr>
          <w:rFonts w:ascii="Montserrat" w:eastAsia="Montserrat" w:hAnsi="Montserrat" w:cs="Montserrat"/>
        </w:rPr>
        <w:t>at this time</w:t>
      </w:r>
      <w:proofErr w:type="gramEnd"/>
      <w:r>
        <w:rPr>
          <w:rFonts w:ascii="Montserrat" w:eastAsia="Montserrat" w:hAnsi="Montserrat" w:cs="Montserrat"/>
        </w:rPr>
        <w:t xml:space="preserve">. </w:t>
      </w:r>
      <w:ins w:id="291" w:author="Angina, Kate" w:date="2026-01-22T15:58:00Z" w16du:dateUtc="2026-01-22T20:58:00Z">
        <w:r w:rsidR="00D0171F">
          <w:rPr>
            <w:rFonts w:ascii="Montserrat" w:eastAsia="Montserrat" w:hAnsi="Montserrat" w:cs="Montserrat"/>
          </w:rPr>
          <w:t xml:space="preserve"> </w:t>
        </w:r>
        <w:r w:rsidR="005A1E91" w:rsidRPr="005A1E91">
          <w:rPr>
            <w:rFonts w:ascii="Montserrat" w:eastAsia="Montserrat" w:hAnsi="Montserrat" w:cs="Montserrat"/>
            <w:rPrChange w:id="292" w:author="Angina, Kate" w:date="2026-01-22T15:59:00Z" w16du:dateUtc="2026-01-22T20:59:00Z">
              <w:rPr>
                <w:rFonts w:ascii="Montserrat" w:eastAsia="Montserrat" w:hAnsi="Montserrat" w:cs="Montserrat"/>
                <w:i/>
                <w:iCs/>
                <w:lang w:val="en-US"/>
              </w:rPr>
            </w:rPrChange>
          </w:rPr>
          <w:t xml:space="preserve">All </w:t>
        </w:r>
      </w:ins>
      <w:ins w:id="293" w:author="Angina, Kate" w:date="2026-01-22T15:58:00Z">
        <w:r w:rsidR="005A1E91" w:rsidRPr="005A1E91">
          <w:rPr>
            <w:rFonts w:ascii="Montserrat" w:eastAsia="Montserrat" w:hAnsi="Montserrat" w:cs="Montserrat"/>
            <w:rPrChange w:id="294" w:author="Angina, Kate" w:date="2026-01-22T15:59:00Z" w16du:dateUtc="2026-01-22T20:59:00Z">
              <w:rPr>
                <w:rFonts w:ascii="Montserrat" w:eastAsia="Montserrat" w:hAnsi="Montserrat" w:cs="Montserrat"/>
                <w:i/>
                <w:iCs/>
                <w:lang w:val="en-US"/>
              </w:rPr>
            </w:rPrChange>
          </w:rPr>
          <w:t xml:space="preserve">travel requests must be mutually agreed to by all parties. Travel Expenses are not included in the solution pricing and are billed as incurred. Travel arrangements, including flights, hotels, meals, etc. will be booked by </w:t>
        </w:r>
      </w:ins>
      <w:proofErr w:type="spellStart"/>
      <w:ins w:id="295" w:author="Angina, Kate" w:date="2026-01-22T15:58:00Z" w16du:dateUtc="2026-01-22T20:58:00Z">
        <w:r w:rsidR="005A1E91" w:rsidRPr="005A1E91">
          <w:rPr>
            <w:rFonts w:ascii="Montserrat" w:eastAsia="Montserrat" w:hAnsi="Montserrat" w:cs="Montserrat"/>
            <w:rPrChange w:id="296" w:author="Angina, Kate" w:date="2026-01-22T15:59:00Z" w16du:dateUtc="2026-01-22T20:59:00Z">
              <w:rPr>
                <w:rFonts w:ascii="Montserrat" w:eastAsia="Montserrat" w:hAnsi="Montserrat" w:cs="Montserrat"/>
                <w:i/>
                <w:iCs/>
                <w:lang w:val="en-US"/>
              </w:rPr>
            </w:rPrChange>
          </w:rPr>
          <w:t>Orases</w:t>
        </w:r>
      </w:ins>
      <w:proofErr w:type="spellEnd"/>
      <w:ins w:id="297" w:author="Angina, Kate" w:date="2026-01-22T15:58:00Z">
        <w:r w:rsidR="005A1E91" w:rsidRPr="005A1E91">
          <w:rPr>
            <w:rFonts w:ascii="Montserrat" w:eastAsia="Montserrat" w:hAnsi="Montserrat" w:cs="Montserrat"/>
            <w:rPrChange w:id="298" w:author="Angina, Kate" w:date="2026-01-22T15:59:00Z" w16du:dateUtc="2026-01-22T20:59:00Z">
              <w:rPr>
                <w:rFonts w:ascii="Montserrat" w:eastAsia="Montserrat" w:hAnsi="Montserrat" w:cs="Montserrat"/>
                <w:i/>
                <w:iCs/>
                <w:lang w:val="en-US"/>
              </w:rPr>
            </w:rPrChange>
          </w:rPr>
          <w:t xml:space="preserve"> to optimize on-site productivity while being cost conscious and staying within the guidelines provided by Duke Energy.</w:t>
        </w:r>
      </w:ins>
    </w:p>
    <w:p w14:paraId="58D860D8" w14:textId="77777777" w:rsidR="00C81D24" w:rsidRDefault="00E423A5">
      <w:pPr>
        <w:spacing w:after="200"/>
      </w:pPr>
      <w:r>
        <w:t>- - - - - - - - - - - - - - - - - - - -</w:t>
      </w:r>
    </w:p>
    <w:p w14:paraId="58D860D9" w14:textId="74171814" w:rsidR="00C81D24" w:rsidRDefault="00E423A5">
      <w:pPr>
        <w:pStyle w:val="Subtitle"/>
      </w:pPr>
      <w:bookmarkStart w:id="299" w:name="_e0dwt6c85cby" w:colFirst="0" w:colLast="0"/>
      <w:bookmarkEnd w:id="299"/>
      <w:r>
        <w:t>0</w:t>
      </w:r>
      <w:del w:id="300" w:author="Angina, Kate" w:date="2026-01-22T15:54:00Z" w16du:dateUtc="2026-01-22T20:54:00Z">
        <w:r w:rsidDel="00CF4E89">
          <w:delText>7</w:delText>
        </w:r>
      </w:del>
      <w:ins w:id="301" w:author="Angina, Kate" w:date="2026-01-22T15:54:00Z" w16du:dateUtc="2026-01-22T20:54:00Z">
        <w:r w:rsidR="00CF4E89">
          <w:t>8</w:t>
        </w:r>
      </w:ins>
      <w:r>
        <w:t xml:space="preserve"> </w:t>
      </w:r>
      <w:r>
        <w:rPr>
          <w:color w:val="C2D500"/>
        </w:rPr>
        <w:t>Term</w:t>
      </w:r>
    </w:p>
    <w:p w14:paraId="58D860DA" w14:textId="59701AB2" w:rsidR="00C81D24" w:rsidRDefault="00E423A5">
      <w:pPr>
        <w:rPr>
          <w:ins w:id="302" w:author="Angina, Kate" w:date="2026-01-22T15:34:00Z" w16du:dateUtc="2026-01-22T20:34:00Z"/>
          <w:rFonts w:ascii="Montserrat" w:eastAsia="Montserrat" w:hAnsi="Montserrat" w:cs="Montserrat"/>
        </w:rPr>
      </w:pPr>
      <w:r>
        <w:rPr>
          <w:rFonts w:ascii="Montserrat" w:eastAsia="Montserrat" w:hAnsi="Montserrat" w:cs="Montserrat"/>
        </w:rPr>
        <w:t xml:space="preserve">The term of this SOW shall commence as of the Effective Date and shall continue in effect until December 31, 2027, unless </w:t>
      </w:r>
      <w:ins w:id="303" w:author="Angina, Kate" w:date="2026-01-22T15:53:00Z" w16du:dateUtc="2026-01-22T20:53:00Z">
        <w:r w:rsidR="00111020">
          <w:rPr>
            <w:rFonts w:ascii="Montserrat" w:eastAsia="Montserrat" w:hAnsi="Montserrat" w:cs="Montserrat"/>
          </w:rPr>
          <w:t>earlier terminated or extended in accordance with the provisions of Agreement</w:t>
        </w:r>
      </w:ins>
      <w:del w:id="304" w:author="Angina, Kate" w:date="2026-01-22T15:53:00Z" w16du:dateUtc="2026-01-22T20:53:00Z">
        <w:r w:rsidDel="00111020">
          <w:rPr>
            <w:rFonts w:ascii="Montserrat" w:eastAsia="Montserrat" w:hAnsi="Montserrat" w:cs="Montserrat"/>
          </w:rPr>
          <w:delText>extended upon the mutual agreement of the parties</w:delText>
        </w:r>
        <w:r w:rsidDel="00F81433">
          <w:rPr>
            <w:rFonts w:ascii="Montserrat" w:eastAsia="Montserrat" w:hAnsi="Montserrat" w:cs="Montserrat"/>
          </w:rPr>
          <w:delText xml:space="preserve"> (for which email shall suffice)</w:delText>
        </w:r>
      </w:del>
      <w:r>
        <w:rPr>
          <w:rFonts w:ascii="Montserrat" w:eastAsia="Montserrat" w:hAnsi="Montserrat" w:cs="Montserrat"/>
        </w:rPr>
        <w:t xml:space="preserve">. </w:t>
      </w:r>
      <w:del w:id="305" w:author="Angina, Kate" w:date="2026-01-22T15:54:00Z" w16du:dateUtc="2026-01-22T20:54:00Z">
        <w:r w:rsidDel="00CF4E89">
          <w:rPr>
            <w:rFonts w:ascii="Montserrat" w:eastAsia="Montserrat" w:hAnsi="Montserrat" w:cs="Montserrat"/>
          </w:rPr>
          <w:delText>In the event the Agreement is terminated at an earlier date pursuant to the Agreement, this SOW shall automatically terminate as of the termination date of the Agreement.</w:delText>
        </w:r>
      </w:del>
      <w:ins w:id="306" w:author="Angina, Kate" w:date="2026-01-22T15:54:00Z" w16du:dateUtc="2026-01-22T20:54:00Z">
        <w:r w:rsidR="00CF4E89" w:rsidRPr="00CF4E89">
          <w:rPr>
            <w:rFonts w:ascii="Times New Roman" w:hAnsi="Times New Roman" w:cs="Times New Roman"/>
            <w:sz w:val="22"/>
            <w:szCs w:val="22"/>
          </w:rPr>
          <w:t xml:space="preserve"> </w:t>
        </w:r>
        <w:r w:rsidR="00CF4E89" w:rsidRPr="00CF4E89">
          <w:rPr>
            <w:rFonts w:ascii="Montserrat" w:eastAsia="Montserrat" w:hAnsi="Montserrat" w:cs="Montserrat"/>
            <w:rPrChange w:id="307" w:author="Angina, Kate" w:date="2026-01-22T15:54:00Z" w16du:dateUtc="2026-01-22T20:54:00Z">
              <w:rPr>
                <w:rFonts w:ascii="Times New Roman" w:hAnsi="Times New Roman" w:cs="Times New Roman"/>
                <w:sz w:val="22"/>
                <w:szCs w:val="22"/>
              </w:rPr>
            </w:rPrChange>
          </w:rPr>
          <w:lastRenderedPageBreak/>
          <w:t xml:space="preserve">Duke Energy, at its option exercised by written notice to </w:t>
        </w:r>
        <w:proofErr w:type="gramStart"/>
        <w:r w:rsidR="00CF4E89" w:rsidRPr="00CF4E89">
          <w:rPr>
            <w:rFonts w:ascii="Montserrat" w:eastAsia="Montserrat" w:hAnsi="Montserrat" w:cs="Montserrat"/>
            <w:rPrChange w:id="308" w:author="Angina, Kate" w:date="2026-01-22T15:54:00Z" w16du:dateUtc="2026-01-22T20:54:00Z">
              <w:rPr>
                <w:rFonts w:ascii="Times New Roman" w:hAnsi="Times New Roman" w:cs="Times New Roman"/>
                <w:sz w:val="22"/>
                <w:szCs w:val="22"/>
              </w:rPr>
            </w:rPrChange>
          </w:rPr>
          <w:t>Consultant</w:t>
        </w:r>
        <w:proofErr w:type="gramEnd"/>
        <w:r w:rsidR="00CF4E89" w:rsidRPr="00CF4E89">
          <w:rPr>
            <w:rFonts w:ascii="Montserrat" w:eastAsia="Montserrat" w:hAnsi="Montserrat" w:cs="Montserrat"/>
            <w:rPrChange w:id="309" w:author="Angina, Kate" w:date="2026-01-22T15:54:00Z" w16du:dateUtc="2026-01-22T20:54:00Z">
              <w:rPr>
                <w:rFonts w:ascii="Times New Roman" w:hAnsi="Times New Roman" w:cs="Times New Roman"/>
                <w:sz w:val="22"/>
                <w:szCs w:val="22"/>
              </w:rPr>
            </w:rPrChange>
          </w:rPr>
          <w:t xml:space="preserve"> delivered at least thirty (30) days prior to the then-scheduled expiration date, may extend the initial term of this SOW for up to two (2) additional 1-year terms</w:t>
        </w:r>
      </w:ins>
    </w:p>
    <w:p w14:paraId="2744D838" w14:textId="77777777" w:rsidR="00E7351D" w:rsidRDefault="00E7351D">
      <w:pPr>
        <w:rPr>
          <w:ins w:id="310" w:author="Angina, Kate" w:date="2026-01-22T15:34:00Z" w16du:dateUtc="2026-01-22T20:34:00Z"/>
          <w:rFonts w:ascii="Montserrat" w:eastAsia="Montserrat" w:hAnsi="Montserrat" w:cs="Montserrat"/>
        </w:rPr>
      </w:pPr>
    </w:p>
    <w:p w14:paraId="6886972C" w14:textId="1FE535A9" w:rsidR="00E7351D" w:rsidRDefault="00E7351D" w:rsidP="00E7351D">
      <w:pPr>
        <w:pStyle w:val="Subtitle"/>
        <w:rPr>
          <w:ins w:id="311" w:author="Angina, Kate" w:date="2026-01-22T15:34:00Z" w16du:dateUtc="2026-01-22T20:34:00Z"/>
          <w:color w:val="C2D500"/>
        </w:rPr>
      </w:pPr>
      <w:ins w:id="312" w:author="Angina, Kate" w:date="2026-01-22T15:34:00Z" w16du:dateUtc="2026-01-22T20:34:00Z">
        <w:r>
          <w:t>0</w:t>
        </w:r>
      </w:ins>
      <w:ins w:id="313" w:author="Angina, Kate" w:date="2026-01-22T15:54:00Z" w16du:dateUtc="2026-01-22T20:54:00Z">
        <w:r w:rsidR="00CF4E89">
          <w:t>9</w:t>
        </w:r>
      </w:ins>
      <w:ins w:id="314" w:author="Angina, Kate" w:date="2026-01-22T15:34:00Z" w16du:dateUtc="2026-01-22T20:34:00Z">
        <w:r>
          <w:t xml:space="preserve"> </w:t>
        </w:r>
        <w:r>
          <w:rPr>
            <w:color w:val="C2D500"/>
          </w:rPr>
          <w:t>Term</w:t>
        </w:r>
        <w:r>
          <w:rPr>
            <w:color w:val="C2D500"/>
          </w:rPr>
          <w:t>ination Assistance</w:t>
        </w:r>
      </w:ins>
    </w:p>
    <w:p w14:paraId="2689AAEF" w14:textId="77777777" w:rsidR="00572066" w:rsidRPr="00572066" w:rsidRDefault="00572066" w:rsidP="00572066">
      <w:pPr>
        <w:pStyle w:val="Default"/>
        <w:jc w:val="both"/>
        <w:rPr>
          <w:ins w:id="315" w:author="Angina, Kate" w:date="2026-01-22T15:35:00Z" w16du:dateUtc="2026-01-22T20:35:00Z"/>
          <w:rFonts w:ascii="Montserrat" w:eastAsia="Montserrat" w:hAnsi="Montserrat" w:cs="Montserrat"/>
          <w:color w:val="6E7C7C"/>
          <w:sz w:val="18"/>
          <w:szCs w:val="18"/>
          <w:lang w:val="en"/>
          <w:rPrChange w:id="316" w:author="Angina, Kate" w:date="2026-01-22T15:35:00Z" w16du:dateUtc="2026-01-22T20:35:00Z">
            <w:rPr>
              <w:ins w:id="317" w:author="Angina, Kate" w:date="2026-01-22T15:35:00Z" w16du:dateUtc="2026-01-22T20:35:00Z"/>
              <w:rFonts w:ascii="Times New Roman" w:hAnsi="Times New Roman" w:cs="Times New Roman"/>
              <w:sz w:val="22"/>
              <w:szCs w:val="22"/>
            </w:rPr>
          </w:rPrChange>
        </w:rPr>
      </w:pPr>
      <w:ins w:id="318" w:author="Angina, Kate" w:date="2026-01-22T15:35:00Z" w16du:dateUtc="2026-01-22T20:35:00Z">
        <w:r w:rsidRPr="00572066">
          <w:rPr>
            <w:rFonts w:ascii="Montserrat" w:eastAsia="Montserrat" w:hAnsi="Montserrat" w:cs="Montserrat"/>
            <w:color w:val="6E7C7C"/>
            <w:sz w:val="18"/>
            <w:szCs w:val="18"/>
            <w:lang w:val="en"/>
            <w:rPrChange w:id="319" w:author="Angina, Kate" w:date="2026-01-22T15:35:00Z" w16du:dateUtc="2026-01-22T20:35:00Z">
              <w:rPr>
                <w:rFonts w:ascii="Times New Roman" w:hAnsi="Times New Roman" w:cs="Times New Roman"/>
                <w:sz w:val="22"/>
                <w:szCs w:val="22"/>
              </w:rPr>
            </w:rPrChange>
          </w:rPr>
          <w:t xml:space="preserve">Duke Energy may terminate or suspend this SOW in accordance with the provisions set forth in Section 9 of the Agreement. Upon termination of this SOW, at no additional cost and within thirty (30) days of notice, Consultant shall furnish </w:t>
        </w:r>
        <w:proofErr w:type="gramStart"/>
        <w:r w:rsidRPr="00572066">
          <w:rPr>
            <w:rFonts w:ascii="Montserrat" w:eastAsia="Montserrat" w:hAnsi="Montserrat" w:cs="Montserrat"/>
            <w:color w:val="6E7C7C"/>
            <w:sz w:val="18"/>
            <w:szCs w:val="18"/>
            <w:lang w:val="en"/>
            <w:rPrChange w:id="320" w:author="Angina, Kate" w:date="2026-01-22T15:35:00Z" w16du:dateUtc="2026-01-22T20:35:00Z">
              <w:rPr>
                <w:rFonts w:ascii="Times New Roman" w:hAnsi="Times New Roman" w:cs="Times New Roman"/>
                <w:sz w:val="22"/>
                <w:szCs w:val="22"/>
              </w:rPr>
            </w:rPrChange>
          </w:rPr>
          <w:t>to</w:t>
        </w:r>
        <w:proofErr w:type="gramEnd"/>
        <w:r w:rsidRPr="00572066">
          <w:rPr>
            <w:rFonts w:ascii="Montserrat" w:eastAsia="Montserrat" w:hAnsi="Montserrat" w:cs="Montserrat"/>
            <w:color w:val="6E7C7C"/>
            <w:sz w:val="18"/>
            <w:szCs w:val="18"/>
            <w:lang w:val="en"/>
            <w:rPrChange w:id="321" w:author="Angina, Kate" w:date="2026-01-22T15:35:00Z" w16du:dateUtc="2026-01-22T20:35:00Z">
              <w:rPr>
                <w:rFonts w:ascii="Times New Roman" w:hAnsi="Times New Roman" w:cs="Times New Roman"/>
                <w:sz w:val="22"/>
                <w:szCs w:val="22"/>
              </w:rPr>
            </w:rPrChange>
          </w:rPr>
          <w:t xml:space="preserve"> Duke Energy all information collected from Duke Energy, its subcontractors, partners, customers, trade allies, distributors, etc. Consultant shall follow a mutually agreed upon transition plan and promptly furnish Duke </w:t>
        </w:r>
        <w:proofErr w:type="gramStart"/>
        <w:r w:rsidRPr="00572066">
          <w:rPr>
            <w:rFonts w:ascii="Montserrat" w:eastAsia="Montserrat" w:hAnsi="Montserrat" w:cs="Montserrat"/>
            <w:color w:val="6E7C7C"/>
            <w:sz w:val="18"/>
            <w:szCs w:val="18"/>
            <w:lang w:val="en"/>
            <w:rPrChange w:id="322" w:author="Angina, Kate" w:date="2026-01-22T15:35:00Z" w16du:dateUtc="2026-01-22T20:35:00Z">
              <w:rPr>
                <w:rFonts w:ascii="Times New Roman" w:hAnsi="Times New Roman" w:cs="Times New Roman"/>
                <w:sz w:val="22"/>
                <w:szCs w:val="22"/>
              </w:rPr>
            </w:rPrChange>
          </w:rPr>
          <w:t>Energy</w:t>
        </w:r>
        <w:proofErr w:type="gramEnd"/>
        <w:r w:rsidRPr="00572066">
          <w:rPr>
            <w:rFonts w:ascii="Montserrat" w:eastAsia="Montserrat" w:hAnsi="Montserrat" w:cs="Montserrat"/>
            <w:color w:val="6E7C7C"/>
            <w:sz w:val="18"/>
            <w:szCs w:val="18"/>
            <w:lang w:val="en"/>
            <w:rPrChange w:id="323" w:author="Angina, Kate" w:date="2026-01-22T15:35:00Z" w16du:dateUtc="2026-01-22T20:35:00Z">
              <w:rPr>
                <w:rFonts w:ascii="Times New Roman" w:hAnsi="Times New Roman" w:cs="Times New Roman"/>
                <w:sz w:val="22"/>
                <w:szCs w:val="22"/>
              </w:rPr>
            </w:rPrChange>
          </w:rPr>
          <w:t xml:space="preserve"> all information collected, recorded and/or retained by </w:t>
        </w:r>
        <w:proofErr w:type="gramStart"/>
        <w:r w:rsidRPr="00572066">
          <w:rPr>
            <w:rFonts w:ascii="Montserrat" w:eastAsia="Montserrat" w:hAnsi="Montserrat" w:cs="Montserrat"/>
            <w:color w:val="6E7C7C"/>
            <w:sz w:val="18"/>
            <w:szCs w:val="18"/>
            <w:lang w:val="en"/>
            <w:rPrChange w:id="324" w:author="Angina, Kate" w:date="2026-01-22T15:35:00Z" w16du:dateUtc="2026-01-22T20:35:00Z">
              <w:rPr>
                <w:rFonts w:ascii="Times New Roman" w:hAnsi="Times New Roman" w:cs="Times New Roman"/>
                <w:sz w:val="22"/>
                <w:szCs w:val="22"/>
              </w:rPr>
            </w:rPrChange>
          </w:rPr>
          <w:t>Consultant</w:t>
        </w:r>
        <w:proofErr w:type="gramEnd"/>
        <w:r w:rsidRPr="00572066">
          <w:rPr>
            <w:rFonts w:ascii="Montserrat" w:eastAsia="Montserrat" w:hAnsi="Montserrat" w:cs="Montserrat"/>
            <w:color w:val="6E7C7C"/>
            <w:sz w:val="18"/>
            <w:szCs w:val="18"/>
            <w:lang w:val="en"/>
            <w:rPrChange w:id="325" w:author="Angina, Kate" w:date="2026-01-22T15:35:00Z" w16du:dateUtc="2026-01-22T20:35:00Z">
              <w:rPr>
                <w:rFonts w:ascii="Times New Roman" w:hAnsi="Times New Roman" w:cs="Times New Roman"/>
                <w:sz w:val="22"/>
                <w:szCs w:val="22"/>
              </w:rPr>
            </w:rPrChange>
          </w:rPr>
          <w:t xml:space="preserve">, in electronic format, in the manner reasonably requested by Duke Energy, at Consultant’s sole expense and return to Duke Energy all Deliverables in Consultant’s possession. Duke Energy shall have ninety (90) calendar days to determine if all Deliverables are accurate. </w:t>
        </w:r>
      </w:ins>
    </w:p>
    <w:p w14:paraId="0A6F49AD" w14:textId="77777777" w:rsidR="00572066" w:rsidRPr="00572066" w:rsidRDefault="00572066" w:rsidP="00572066">
      <w:pPr>
        <w:pStyle w:val="Default"/>
        <w:jc w:val="both"/>
        <w:rPr>
          <w:ins w:id="326" w:author="Angina, Kate" w:date="2026-01-22T15:35:00Z" w16du:dateUtc="2026-01-22T20:35:00Z"/>
          <w:rFonts w:ascii="Montserrat" w:eastAsia="Montserrat" w:hAnsi="Montserrat" w:cs="Montserrat"/>
          <w:color w:val="6E7C7C"/>
          <w:sz w:val="18"/>
          <w:szCs w:val="18"/>
          <w:lang w:val="en"/>
          <w:rPrChange w:id="327" w:author="Angina, Kate" w:date="2026-01-22T15:35:00Z" w16du:dateUtc="2026-01-22T20:35:00Z">
            <w:rPr>
              <w:ins w:id="328" w:author="Angina, Kate" w:date="2026-01-22T15:35:00Z" w16du:dateUtc="2026-01-22T20:35:00Z"/>
              <w:rFonts w:ascii="Times New Roman" w:hAnsi="Times New Roman" w:cs="Times New Roman"/>
              <w:sz w:val="22"/>
              <w:szCs w:val="22"/>
            </w:rPr>
          </w:rPrChange>
        </w:rPr>
      </w:pPr>
    </w:p>
    <w:p w14:paraId="6A6A23D3" w14:textId="77777777" w:rsidR="00572066" w:rsidRPr="00572066" w:rsidRDefault="00572066" w:rsidP="00572066">
      <w:pPr>
        <w:pStyle w:val="Default"/>
        <w:jc w:val="both"/>
        <w:rPr>
          <w:ins w:id="329" w:author="Angina, Kate" w:date="2026-01-22T15:35:00Z" w16du:dateUtc="2026-01-22T20:35:00Z"/>
          <w:rFonts w:ascii="Montserrat" w:eastAsia="Montserrat" w:hAnsi="Montserrat" w:cs="Montserrat"/>
          <w:color w:val="6E7C7C"/>
          <w:sz w:val="18"/>
          <w:szCs w:val="18"/>
          <w:lang w:val="en"/>
          <w:rPrChange w:id="330" w:author="Angina, Kate" w:date="2026-01-22T15:35:00Z" w16du:dateUtc="2026-01-22T20:35:00Z">
            <w:rPr>
              <w:ins w:id="331" w:author="Angina, Kate" w:date="2026-01-22T15:35:00Z" w16du:dateUtc="2026-01-22T20:35:00Z"/>
              <w:rFonts w:ascii="Times New Roman" w:hAnsi="Times New Roman" w:cs="Times New Roman"/>
              <w:sz w:val="22"/>
              <w:szCs w:val="22"/>
            </w:rPr>
          </w:rPrChange>
        </w:rPr>
      </w:pPr>
      <w:ins w:id="332" w:author="Angina, Kate" w:date="2026-01-22T15:35:00Z" w16du:dateUtc="2026-01-22T20:35:00Z">
        <w:r w:rsidRPr="00572066">
          <w:rPr>
            <w:rFonts w:ascii="Montserrat" w:eastAsia="Montserrat" w:hAnsi="Montserrat" w:cs="Montserrat"/>
            <w:color w:val="6E7C7C"/>
            <w:sz w:val="18"/>
            <w:szCs w:val="18"/>
            <w:lang w:val="en"/>
            <w:rPrChange w:id="333" w:author="Angina, Kate" w:date="2026-01-22T15:35:00Z" w16du:dateUtc="2026-01-22T20:35:00Z">
              <w:rPr>
                <w:rFonts w:ascii="Times New Roman" w:hAnsi="Times New Roman" w:cs="Times New Roman"/>
                <w:sz w:val="22"/>
                <w:szCs w:val="22"/>
              </w:rPr>
            </w:rPrChange>
          </w:rPr>
          <w:t>Within thirty (30) days of the expiration or earlier termination of the Agreement, or such earlier time as Duke Energy requests, Consultant shall return to Duke Energy or its designee, or at Duke Energy’s request, securely destroy or render unreadable or undecipherable if return is not reasonably feasible or desirable to Duke Energy (which decision shall be based solely on Duke Energy’s written instructions), each and every original and copy in all media of all Confidential Information in Consultant’s possession, custody or control.</w:t>
        </w:r>
      </w:ins>
    </w:p>
    <w:p w14:paraId="04ED356A" w14:textId="77777777" w:rsidR="00572066" w:rsidRPr="00572066" w:rsidRDefault="00572066" w:rsidP="00572066">
      <w:pPr>
        <w:pStyle w:val="Default"/>
        <w:jc w:val="both"/>
        <w:rPr>
          <w:ins w:id="334" w:author="Angina, Kate" w:date="2026-01-22T15:35:00Z" w16du:dateUtc="2026-01-22T20:35:00Z"/>
          <w:rFonts w:ascii="Montserrat" w:eastAsia="Montserrat" w:hAnsi="Montserrat" w:cs="Montserrat"/>
          <w:color w:val="6E7C7C"/>
          <w:sz w:val="18"/>
          <w:szCs w:val="18"/>
          <w:lang w:val="en"/>
          <w:rPrChange w:id="335" w:author="Angina, Kate" w:date="2026-01-22T15:35:00Z" w16du:dateUtc="2026-01-22T20:35:00Z">
            <w:rPr>
              <w:ins w:id="336" w:author="Angina, Kate" w:date="2026-01-22T15:35:00Z" w16du:dateUtc="2026-01-22T20:35:00Z"/>
              <w:rFonts w:ascii="Times New Roman" w:hAnsi="Times New Roman" w:cs="Times New Roman"/>
              <w:sz w:val="22"/>
              <w:szCs w:val="22"/>
            </w:rPr>
          </w:rPrChange>
        </w:rPr>
      </w:pPr>
    </w:p>
    <w:p w14:paraId="1B26DC3B" w14:textId="77777777" w:rsidR="00572066" w:rsidRPr="00572066" w:rsidRDefault="00572066" w:rsidP="00572066">
      <w:pPr>
        <w:pStyle w:val="Default"/>
        <w:jc w:val="both"/>
        <w:rPr>
          <w:ins w:id="337" w:author="Angina, Kate" w:date="2026-01-22T15:35:00Z" w16du:dateUtc="2026-01-22T20:35:00Z"/>
          <w:rFonts w:ascii="Montserrat" w:eastAsia="Montserrat" w:hAnsi="Montserrat" w:cs="Montserrat"/>
          <w:color w:val="6E7C7C"/>
          <w:sz w:val="18"/>
          <w:szCs w:val="18"/>
          <w:lang w:val="en"/>
          <w:rPrChange w:id="338" w:author="Angina, Kate" w:date="2026-01-22T15:35:00Z" w16du:dateUtc="2026-01-22T20:35:00Z">
            <w:rPr>
              <w:ins w:id="339" w:author="Angina, Kate" w:date="2026-01-22T15:35:00Z" w16du:dateUtc="2026-01-22T20:35:00Z"/>
              <w:rFonts w:ascii="Times New Roman" w:hAnsi="Times New Roman" w:cs="Times New Roman"/>
              <w:sz w:val="22"/>
              <w:szCs w:val="22"/>
            </w:rPr>
          </w:rPrChange>
        </w:rPr>
      </w:pPr>
      <w:ins w:id="340" w:author="Angina, Kate" w:date="2026-01-22T15:35:00Z" w16du:dateUtc="2026-01-22T20:35:00Z">
        <w:r w:rsidRPr="00572066">
          <w:rPr>
            <w:rFonts w:ascii="Montserrat" w:eastAsia="Montserrat" w:hAnsi="Montserrat" w:cs="Montserrat"/>
            <w:color w:val="6E7C7C"/>
            <w:sz w:val="18"/>
            <w:szCs w:val="18"/>
            <w:lang w:val="en"/>
            <w:rPrChange w:id="341" w:author="Angina, Kate" w:date="2026-01-22T15:35:00Z" w16du:dateUtc="2026-01-22T20:35:00Z">
              <w:rPr>
                <w:rFonts w:ascii="Times New Roman" w:hAnsi="Times New Roman" w:cs="Times New Roman"/>
                <w:sz w:val="22"/>
                <w:szCs w:val="22"/>
              </w:rPr>
            </w:rPrChange>
          </w:rPr>
          <w:t xml:space="preserve">Consultant shall reasonably cooperate with Duke Energy to transition work from Duke Energy’s existing suppliers of the Services, if any, to </w:t>
        </w:r>
        <w:proofErr w:type="gramStart"/>
        <w:r w:rsidRPr="00572066">
          <w:rPr>
            <w:rFonts w:ascii="Montserrat" w:eastAsia="Montserrat" w:hAnsi="Montserrat" w:cs="Montserrat"/>
            <w:color w:val="6E7C7C"/>
            <w:sz w:val="18"/>
            <w:szCs w:val="18"/>
            <w:lang w:val="en"/>
            <w:rPrChange w:id="342" w:author="Angina, Kate" w:date="2026-01-22T15:35:00Z" w16du:dateUtc="2026-01-22T20:35:00Z">
              <w:rPr>
                <w:rFonts w:ascii="Times New Roman" w:hAnsi="Times New Roman" w:cs="Times New Roman"/>
                <w:sz w:val="22"/>
                <w:szCs w:val="22"/>
              </w:rPr>
            </w:rPrChange>
          </w:rPr>
          <w:t>Consultant</w:t>
        </w:r>
        <w:proofErr w:type="gramEnd"/>
        <w:r w:rsidRPr="00572066">
          <w:rPr>
            <w:rFonts w:ascii="Montserrat" w:eastAsia="Montserrat" w:hAnsi="Montserrat" w:cs="Montserrat"/>
            <w:color w:val="6E7C7C"/>
            <w:sz w:val="18"/>
            <w:szCs w:val="18"/>
            <w:lang w:val="en"/>
            <w:rPrChange w:id="343" w:author="Angina, Kate" w:date="2026-01-22T15:35:00Z" w16du:dateUtc="2026-01-22T20:35:00Z">
              <w:rPr>
                <w:rFonts w:ascii="Times New Roman" w:hAnsi="Times New Roman" w:cs="Times New Roman"/>
                <w:sz w:val="22"/>
                <w:szCs w:val="22"/>
              </w:rPr>
            </w:rPrChange>
          </w:rPr>
          <w:t xml:space="preserve">. Further, upon request of Duke Energy and at the termination of this SOW, Consultant shall provide reasonable assistance to Duke Energy to transition any Duke Energy owned or retained aspects of the Services or Deliverables to a new supplier. </w:t>
        </w:r>
      </w:ins>
    </w:p>
    <w:p w14:paraId="357657DC" w14:textId="77777777" w:rsidR="00E7351D" w:rsidRPr="00E7351D" w:rsidRDefault="00E7351D" w:rsidP="00E7351D"/>
    <w:p w14:paraId="58D860DB" w14:textId="77777777" w:rsidR="00C81D24" w:rsidRDefault="00E423A5">
      <w:pPr>
        <w:spacing w:after="200"/>
      </w:pPr>
      <w:r>
        <w:t>-</w:t>
      </w:r>
      <w:r>
        <w:t xml:space="preserve"> - - - - - - - - - - - - - - - - - - -</w:t>
      </w:r>
    </w:p>
    <w:p w14:paraId="58D860DC" w14:textId="38F785BF" w:rsidR="00C81D24" w:rsidRDefault="00CF4E89">
      <w:pPr>
        <w:pStyle w:val="Subtitle"/>
      </w:pPr>
      <w:bookmarkStart w:id="344" w:name="_cfhjnu1p220" w:colFirst="0" w:colLast="0"/>
      <w:bookmarkEnd w:id="344"/>
      <w:ins w:id="345" w:author="Angina, Kate" w:date="2026-01-22T15:54:00Z" w16du:dateUtc="2026-01-22T20:54:00Z">
        <w:r>
          <w:t>10</w:t>
        </w:r>
      </w:ins>
      <w:del w:id="346" w:author="Angina, Kate" w:date="2026-01-22T15:54:00Z" w16du:dateUtc="2026-01-22T20:54:00Z">
        <w:r w:rsidR="00E423A5" w:rsidDel="00CF4E89">
          <w:delText>08</w:delText>
        </w:r>
      </w:del>
      <w:r w:rsidR="00E423A5">
        <w:t xml:space="preserve"> </w:t>
      </w:r>
      <w:r w:rsidR="00E423A5">
        <w:rPr>
          <w:color w:val="C2D500"/>
        </w:rPr>
        <w:t>Communications and Notices</w:t>
      </w:r>
    </w:p>
    <w:p w14:paraId="58D860DD" w14:textId="77777777" w:rsidR="00C81D24" w:rsidRDefault="00E423A5">
      <w:pPr>
        <w:rPr>
          <w:rFonts w:ascii="Montserrat" w:eastAsia="Montserrat" w:hAnsi="Montserrat" w:cs="Montserrat"/>
        </w:rPr>
      </w:pPr>
      <w:r>
        <w:rPr>
          <w:rFonts w:ascii="Montserrat" w:eastAsia="Montserrat" w:hAnsi="Montserrat" w:cs="Montserrat"/>
        </w:rPr>
        <w:t xml:space="preserve">The contact information for CLIENT’S representative for purposes of this SOW is as follows: </w:t>
      </w:r>
    </w:p>
    <w:p w14:paraId="58D860DE" w14:textId="77777777" w:rsidR="00C81D24" w:rsidRDefault="00E423A5">
      <w:pPr>
        <w:pBdr>
          <w:top w:val="nil"/>
          <w:left w:val="nil"/>
          <w:bottom w:val="nil"/>
          <w:right w:val="nil"/>
          <w:between w:val="nil"/>
        </w:pBdr>
        <w:jc w:val="center"/>
        <w:rPr>
          <w:rFonts w:ascii="Montserrat" w:eastAsia="Montserrat" w:hAnsi="Montserrat" w:cs="Montserrat"/>
        </w:rPr>
      </w:pPr>
      <w:r>
        <w:rPr>
          <w:rFonts w:ascii="Montserrat" w:eastAsia="Montserrat" w:hAnsi="Montserrat" w:cs="Montserrat"/>
        </w:rPr>
        <w:t>Name</w:t>
      </w:r>
    </w:p>
    <w:p w14:paraId="58D860DF" w14:textId="77777777" w:rsidR="00C81D24" w:rsidRDefault="00E423A5">
      <w:pPr>
        <w:pBdr>
          <w:top w:val="nil"/>
          <w:left w:val="nil"/>
          <w:bottom w:val="nil"/>
          <w:right w:val="nil"/>
          <w:between w:val="nil"/>
        </w:pBdr>
        <w:jc w:val="center"/>
        <w:rPr>
          <w:rFonts w:ascii="Montserrat" w:eastAsia="Montserrat" w:hAnsi="Montserrat" w:cs="Montserrat"/>
        </w:rPr>
      </w:pPr>
      <w:r>
        <w:rPr>
          <w:rFonts w:ascii="Montserrat" w:eastAsia="Montserrat" w:hAnsi="Montserrat" w:cs="Montserrat"/>
        </w:rPr>
        <w:t>Address</w:t>
      </w:r>
    </w:p>
    <w:p w14:paraId="58D860E0" w14:textId="77777777" w:rsidR="00C81D24" w:rsidRDefault="00E423A5">
      <w:pPr>
        <w:pBdr>
          <w:top w:val="nil"/>
          <w:left w:val="nil"/>
          <w:bottom w:val="nil"/>
          <w:right w:val="nil"/>
          <w:between w:val="nil"/>
        </w:pBdr>
        <w:jc w:val="center"/>
        <w:rPr>
          <w:rFonts w:ascii="Montserrat" w:eastAsia="Montserrat" w:hAnsi="Montserrat" w:cs="Montserrat"/>
        </w:rPr>
      </w:pPr>
      <w:r>
        <w:rPr>
          <w:rFonts w:ascii="Montserrat" w:eastAsia="Montserrat" w:hAnsi="Montserrat" w:cs="Montserrat"/>
        </w:rPr>
        <w:t>Phone</w:t>
      </w:r>
    </w:p>
    <w:p w14:paraId="58D860E1" w14:textId="77777777" w:rsidR="00C81D24" w:rsidRDefault="00E423A5">
      <w:pPr>
        <w:pBdr>
          <w:top w:val="nil"/>
          <w:left w:val="nil"/>
          <w:bottom w:val="nil"/>
          <w:right w:val="nil"/>
          <w:between w:val="nil"/>
        </w:pBdr>
        <w:jc w:val="center"/>
        <w:rPr>
          <w:rFonts w:ascii="Montserrat" w:eastAsia="Montserrat" w:hAnsi="Montserrat" w:cs="Montserrat"/>
        </w:rPr>
      </w:pPr>
      <w:r>
        <w:rPr>
          <w:rFonts w:ascii="Montserrat" w:eastAsia="Montserrat" w:hAnsi="Montserrat" w:cs="Montserrat"/>
        </w:rPr>
        <w:t>Email</w:t>
      </w:r>
    </w:p>
    <w:p w14:paraId="58D860E2" w14:textId="77777777" w:rsidR="00C81D24" w:rsidRDefault="00E423A5">
      <w:pPr>
        <w:rPr>
          <w:ins w:id="347" w:author="Angina, Kate" w:date="2026-01-22T15:43:00Z" w16du:dateUtc="2026-01-22T20:43:00Z"/>
          <w:rFonts w:ascii="Montserrat" w:eastAsia="Montserrat" w:hAnsi="Montserrat" w:cs="Montserrat"/>
          <w:b/>
          <w:bCs/>
        </w:rPr>
      </w:pPr>
      <w:r>
        <w:rPr>
          <w:rFonts w:ascii="Montserrat" w:eastAsia="Montserrat" w:hAnsi="Montserrat" w:cs="Montserrat"/>
        </w:rPr>
        <w:t xml:space="preserve">Such representative has complete authority to make decisions on behalf of CLIENT with respect to this SOW including, without limitation, the approval of any element of the Deliverables and all issues regarding any Response Plans or Change Orders.  </w:t>
      </w:r>
      <w:r>
        <w:rPr>
          <w:rFonts w:ascii="Montserrat" w:eastAsia="Montserrat" w:hAnsi="Montserrat" w:cs="Montserrat"/>
          <w:b/>
          <w:bCs/>
        </w:rPr>
        <w:t xml:space="preserve">ANY TELEPHONE OR VIDEO CALLS BETWEEN CLIENT AND ORASES REGARDING THE SERVICES MAY BE RECORDED AND USED FOR QUALITY ASSURANCE AND TRAINING PURPOSES BY ORASES.   CLIENT MUST NOTIFY ORASES IF IT OBJECTS TO </w:t>
      </w:r>
      <w:proofErr w:type="gramStart"/>
      <w:r>
        <w:rPr>
          <w:rFonts w:ascii="Montserrat" w:eastAsia="Montserrat" w:hAnsi="Montserrat" w:cs="Montserrat"/>
          <w:b/>
          <w:bCs/>
        </w:rPr>
        <w:t>ANY SUCH</w:t>
      </w:r>
      <w:proofErr w:type="gramEnd"/>
      <w:r>
        <w:rPr>
          <w:rFonts w:ascii="Montserrat" w:eastAsia="Montserrat" w:hAnsi="Montserrat" w:cs="Montserrat"/>
          <w:b/>
          <w:bCs/>
        </w:rPr>
        <w:t xml:space="preserve"> RECORDINGS.</w:t>
      </w:r>
    </w:p>
    <w:p w14:paraId="5306CFB4" w14:textId="77777777" w:rsidR="00B14FB5" w:rsidRDefault="00B14FB5">
      <w:pPr>
        <w:rPr>
          <w:ins w:id="348" w:author="Angina, Kate" w:date="2026-01-22T15:43:00Z" w16du:dateUtc="2026-01-22T20:43:00Z"/>
          <w:rFonts w:ascii="Montserrat" w:eastAsia="Montserrat" w:hAnsi="Montserrat" w:cs="Montserrat"/>
          <w:b/>
          <w:bCs/>
        </w:rPr>
      </w:pPr>
    </w:p>
    <w:p w14:paraId="46952E3F" w14:textId="77777777" w:rsidR="00B14FB5" w:rsidRDefault="00B14FB5" w:rsidP="00B14FB5">
      <w:pPr>
        <w:ind w:left="720"/>
        <w:rPr>
          <w:ins w:id="349" w:author="Angina, Kate" w:date="2026-01-22T15:43:00Z" w16du:dateUtc="2026-01-22T20:43:00Z"/>
        </w:rPr>
      </w:pPr>
      <w:ins w:id="350" w:author="Angina, Kate" w:date="2026-01-22T15:43:00Z" w16du:dateUtc="2026-01-22T20:43:00Z">
        <w:r>
          <w:t xml:space="preserve">The Consultant agrees to provide Duke Energy with reasonable facilities when Duke Energy representatives come to </w:t>
        </w:r>
        <w:proofErr w:type="gramStart"/>
        <w:r>
          <w:t>Consultant</w:t>
        </w:r>
        <w:proofErr w:type="gramEnd"/>
        <w:r>
          <w:t xml:space="preserve"> premises, e.g., desk, office equipment, phone, during face-to-face visits. Consultant will also provide timely access to data and information related to the Services provided under this SOW.</w:t>
        </w:r>
      </w:ins>
    </w:p>
    <w:p w14:paraId="641C0EA9" w14:textId="1B5800CC" w:rsidR="00B14FB5" w:rsidRDefault="00B14FB5" w:rsidP="00B14FB5">
      <w:pPr>
        <w:ind w:left="720"/>
        <w:rPr>
          <w:ins w:id="351" w:author="Angina, Kate" w:date="2026-01-22T15:43:00Z" w16du:dateUtc="2026-01-22T20:43:00Z"/>
        </w:rPr>
      </w:pPr>
      <w:ins w:id="352" w:author="Angina, Kate" w:date="2026-01-22T15:43:00Z" w16du:dateUtc="2026-01-22T20:43:00Z">
        <w:r>
          <w:lastRenderedPageBreak/>
          <w:t xml:space="preserve">Consultant shall keep Duke Energy advised of rate of progress with regards to </w:t>
        </w:r>
        <w:proofErr w:type="gramStart"/>
        <w:r>
          <w:t>the SOW</w:t>
        </w:r>
        <w:proofErr w:type="gramEnd"/>
        <w:r>
          <w:t xml:space="preserve"> Project Objectives, Milestones and Deliverables. Consultant shall promptly alert Duke Energy of problems that </w:t>
        </w:r>
        <w:commentRangeStart w:id="353"/>
        <w:r>
          <w:t>could</w:t>
        </w:r>
      </w:ins>
      <w:commentRangeEnd w:id="353"/>
      <w:ins w:id="354" w:author="Angina, Kate" w:date="2026-01-22T15:45:00Z" w16du:dateUtc="2026-01-22T20:45:00Z">
        <w:r>
          <w:rPr>
            <w:rStyle w:val="CommentReference"/>
          </w:rPr>
          <w:commentReference w:id="353"/>
        </w:r>
      </w:ins>
      <w:ins w:id="355" w:author="Angina, Kate" w:date="2026-01-22T15:43:00Z" w16du:dateUtc="2026-01-22T20:43:00Z">
        <w:r>
          <w:t xml:space="preserve"> impair the agreed upon Project Objectives, Milestones, and/or Deliverables. Consultant shall develop proposed remedies and take such actions as reasonably calculated to minimize the effect of any such problem.</w:t>
        </w:r>
      </w:ins>
    </w:p>
    <w:p w14:paraId="236B5931" w14:textId="77777777" w:rsidR="00B14FB5" w:rsidRPr="00FE45B5" w:rsidRDefault="00B14FB5" w:rsidP="00B14FB5">
      <w:pPr>
        <w:ind w:left="720"/>
        <w:rPr>
          <w:ins w:id="356" w:author="Angina, Kate" w:date="2026-01-22T15:43:00Z" w16du:dateUtc="2026-01-22T20:43:00Z"/>
        </w:rPr>
      </w:pPr>
      <w:ins w:id="357" w:author="Angina, Kate" w:date="2026-01-22T15:43:00Z" w16du:dateUtc="2026-01-22T20:43:00Z">
        <w:r>
          <w:t xml:space="preserve">Duke Energy will work in good faith to respond and provide approval to </w:t>
        </w:r>
        <w:proofErr w:type="gramStart"/>
        <w:r>
          <w:t>Consultant</w:t>
        </w:r>
        <w:proofErr w:type="gramEnd"/>
        <w:r>
          <w:t xml:space="preserve"> in a timely manner.</w:t>
        </w:r>
      </w:ins>
    </w:p>
    <w:p w14:paraId="5208C499" w14:textId="77777777" w:rsidR="00B14FB5" w:rsidRDefault="00B14FB5">
      <w:pPr>
        <w:rPr>
          <w:rFonts w:ascii="Montserrat" w:eastAsia="Montserrat" w:hAnsi="Montserrat" w:cs="Montserrat"/>
          <w:b/>
          <w:bCs/>
        </w:rPr>
      </w:pPr>
    </w:p>
    <w:p w14:paraId="58D860E3" w14:textId="77777777" w:rsidR="00C81D24" w:rsidRDefault="00E423A5">
      <w:pPr>
        <w:rPr>
          <w:rFonts w:ascii="Montserrat" w:eastAsia="Montserrat" w:hAnsi="Montserrat" w:cs="Montserrat"/>
          <w:b/>
          <w:bCs/>
        </w:rPr>
        <w:sectPr w:rsidR="00C81D24">
          <w:headerReference w:type="even" r:id="rId12"/>
          <w:headerReference w:type="default" r:id="rId13"/>
          <w:footerReference w:type="default" r:id="rId14"/>
          <w:headerReference w:type="first" r:id="rId15"/>
          <w:pgSz w:w="12240" w:h="15840"/>
          <w:pgMar w:top="1440" w:right="720" w:bottom="1440" w:left="720" w:header="0" w:footer="431" w:gutter="0"/>
          <w:pgNumType w:start="1"/>
          <w:cols w:space="720"/>
        </w:sectPr>
      </w:pPr>
      <w:r>
        <w:rPr>
          <w:rFonts w:ascii="Montserrat" w:eastAsia="Montserrat" w:hAnsi="Montserrat" w:cs="Montserrat"/>
          <w:b/>
          <w:bCs/>
        </w:rPr>
        <w:br/>
      </w:r>
      <w:r>
        <w:rPr>
          <w:rFonts w:ascii="Montserrat" w:eastAsia="Montserrat" w:hAnsi="Montserrat" w:cs="Montserrat"/>
        </w:rPr>
        <w:t>The Principal Representatives for both Parties, in accordance with Section 22 Notices in the Agreement, are as follows:</w:t>
      </w:r>
      <w:r>
        <w:rPr>
          <w:rFonts w:ascii="Montserrat" w:eastAsia="Montserrat" w:hAnsi="Montserrat" w:cs="Montserrat"/>
        </w:rPr>
        <w:br/>
      </w:r>
    </w:p>
    <w:p w14:paraId="58D860E4" w14:textId="77777777" w:rsidR="00C81D24" w:rsidRDefault="00E423A5">
      <w:pPr>
        <w:rPr>
          <w:rFonts w:ascii="Montserrat" w:eastAsia="Montserrat" w:hAnsi="Montserrat" w:cs="Montserrat"/>
          <w:b/>
          <w:bCs/>
        </w:rPr>
      </w:pPr>
      <w:r>
        <w:rPr>
          <w:rFonts w:ascii="Montserrat" w:eastAsia="Montserrat" w:hAnsi="Montserrat" w:cs="Montserrat"/>
          <w:b/>
          <w:bCs/>
        </w:rPr>
        <w:t>ORASES</w:t>
      </w:r>
    </w:p>
    <w:p w14:paraId="58D860E5" w14:textId="77777777" w:rsidR="00C81D24" w:rsidRDefault="00E423A5">
      <w:pPr>
        <w:rPr>
          <w:rFonts w:ascii="Montserrat" w:eastAsia="Montserrat" w:hAnsi="Montserrat" w:cs="Montserrat"/>
        </w:rPr>
      </w:pPr>
      <w:r>
        <w:rPr>
          <w:rFonts w:ascii="Montserrat" w:eastAsia="Montserrat" w:hAnsi="Montserrat" w:cs="Montserrat"/>
        </w:rPr>
        <w:t>Amy Damoulakis</w:t>
      </w:r>
    </w:p>
    <w:p w14:paraId="58D860E6" w14:textId="77777777" w:rsidR="00C81D24" w:rsidRDefault="00E423A5">
      <w:pPr>
        <w:rPr>
          <w:rFonts w:ascii="Montserrat" w:eastAsia="Montserrat" w:hAnsi="Montserrat" w:cs="Montserrat"/>
        </w:rPr>
      </w:pPr>
      <w:r>
        <w:rPr>
          <w:rFonts w:ascii="Montserrat" w:eastAsia="Montserrat" w:hAnsi="Montserrat" w:cs="Montserrat"/>
        </w:rPr>
        <w:t>5728 Industry Lane, Frederick MD, 21702</w:t>
      </w:r>
    </w:p>
    <w:p w14:paraId="58D860E7" w14:textId="77777777" w:rsidR="00C81D24" w:rsidRDefault="00E423A5">
      <w:pPr>
        <w:rPr>
          <w:rFonts w:ascii="Montserrat" w:eastAsia="Montserrat" w:hAnsi="Montserrat" w:cs="Montserrat"/>
        </w:rPr>
      </w:pPr>
      <w:r>
        <w:rPr>
          <w:rFonts w:ascii="Montserrat" w:eastAsia="Montserrat" w:hAnsi="Montserrat" w:cs="Montserrat"/>
        </w:rPr>
        <w:t>240-409-6152</w:t>
      </w:r>
    </w:p>
    <w:p w14:paraId="58D860E8" w14:textId="77777777" w:rsidR="00C81D24" w:rsidRDefault="00C81D24">
      <w:pPr>
        <w:rPr>
          <w:rFonts w:ascii="Montserrat" w:eastAsia="Montserrat" w:hAnsi="Montserrat" w:cs="Montserrat"/>
        </w:rPr>
      </w:pPr>
      <w:hyperlink r:id="rId16">
        <w:r>
          <w:rPr>
            <w:rFonts w:ascii="Montserrat" w:eastAsia="Montserrat" w:hAnsi="Montserrat" w:cs="Montserrat"/>
            <w:color w:val="1155CC"/>
            <w:u w:val="single"/>
          </w:rPr>
          <w:t>amy@orases.com</w:t>
        </w:r>
      </w:hyperlink>
      <w:r>
        <w:rPr>
          <w:rFonts w:ascii="Montserrat" w:eastAsia="Montserrat" w:hAnsi="Montserrat" w:cs="Montserrat"/>
        </w:rPr>
        <w:t xml:space="preserve"> </w:t>
      </w:r>
    </w:p>
    <w:p w14:paraId="58D860E9" w14:textId="77777777" w:rsidR="00C81D24" w:rsidRDefault="00C81D24">
      <w:pPr>
        <w:rPr>
          <w:rFonts w:ascii="Montserrat" w:eastAsia="Montserrat" w:hAnsi="Montserrat" w:cs="Montserrat"/>
        </w:rPr>
      </w:pPr>
    </w:p>
    <w:p w14:paraId="58D860EA" w14:textId="77777777" w:rsidR="00C81D24" w:rsidRDefault="00E423A5">
      <w:pPr>
        <w:rPr>
          <w:rFonts w:ascii="Montserrat" w:eastAsia="Montserrat" w:hAnsi="Montserrat" w:cs="Montserrat"/>
          <w:b/>
          <w:bCs/>
        </w:rPr>
      </w:pPr>
      <w:r>
        <w:rPr>
          <w:rFonts w:ascii="Montserrat" w:eastAsia="Montserrat" w:hAnsi="Montserrat" w:cs="Montserrat"/>
          <w:b/>
          <w:bCs/>
        </w:rPr>
        <w:t>CLIENT</w:t>
      </w:r>
    </w:p>
    <w:p w14:paraId="58D860EB" w14:textId="77777777" w:rsidR="00C81D24" w:rsidRDefault="00E423A5">
      <w:pPr>
        <w:rPr>
          <w:rFonts w:ascii="Montserrat" w:eastAsia="Montserrat" w:hAnsi="Montserrat" w:cs="Montserrat"/>
        </w:rPr>
      </w:pPr>
      <w:r>
        <w:rPr>
          <w:rFonts w:ascii="Montserrat" w:eastAsia="Montserrat" w:hAnsi="Montserrat" w:cs="Montserrat"/>
        </w:rPr>
        <w:t>Name</w:t>
      </w:r>
    </w:p>
    <w:p w14:paraId="58D860EC" w14:textId="77777777" w:rsidR="00C81D24" w:rsidRDefault="00E423A5">
      <w:pPr>
        <w:rPr>
          <w:rFonts w:ascii="Montserrat" w:eastAsia="Montserrat" w:hAnsi="Montserrat" w:cs="Montserrat"/>
        </w:rPr>
      </w:pPr>
      <w:r>
        <w:rPr>
          <w:rFonts w:ascii="Montserrat" w:eastAsia="Montserrat" w:hAnsi="Montserrat" w:cs="Montserrat"/>
        </w:rPr>
        <w:t>Address</w:t>
      </w:r>
    </w:p>
    <w:p w14:paraId="58D860ED" w14:textId="77777777" w:rsidR="00C81D24" w:rsidRDefault="00E423A5">
      <w:pPr>
        <w:rPr>
          <w:rFonts w:ascii="Montserrat" w:eastAsia="Montserrat" w:hAnsi="Montserrat" w:cs="Montserrat"/>
        </w:rPr>
      </w:pPr>
      <w:r>
        <w:rPr>
          <w:rFonts w:ascii="Montserrat" w:eastAsia="Montserrat" w:hAnsi="Montserrat" w:cs="Montserrat"/>
        </w:rPr>
        <w:t>Phone</w:t>
      </w:r>
    </w:p>
    <w:p w14:paraId="58D860EE" w14:textId="77777777" w:rsidR="00C81D24" w:rsidRDefault="00E423A5">
      <w:pPr>
        <w:rPr>
          <w:rFonts w:ascii="Montserrat" w:eastAsia="Montserrat" w:hAnsi="Montserrat" w:cs="Montserrat"/>
        </w:rPr>
      </w:pPr>
      <w:r>
        <w:rPr>
          <w:rFonts w:ascii="Montserrat" w:eastAsia="Montserrat" w:hAnsi="Montserrat" w:cs="Montserrat"/>
        </w:rPr>
        <w:t>Email</w:t>
      </w:r>
    </w:p>
    <w:p w14:paraId="58D860EF" w14:textId="77777777" w:rsidR="00C81D24" w:rsidRDefault="00C81D24">
      <w:pPr>
        <w:rPr>
          <w:rFonts w:ascii="Montserrat" w:eastAsia="Montserrat" w:hAnsi="Montserrat" w:cs="Montserrat"/>
        </w:rPr>
        <w:sectPr w:rsidR="00C81D24">
          <w:type w:val="continuous"/>
          <w:pgSz w:w="12240" w:h="15840"/>
          <w:pgMar w:top="1440" w:right="720" w:bottom="1440" w:left="720" w:header="0" w:footer="431" w:gutter="0"/>
          <w:cols w:num="2" w:space="720" w:equalWidth="0">
            <w:col w:w="5040" w:space="720"/>
            <w:col w:w="5040" w:space="0"/>
          </w:cols>
        </w:sectPr>
      </w:pPr>
    </w:p>
    <w:p w14:paraId="58D860F0" w14:textId="77777777" w:rsidR="00C81D24" w:rsidRDefault="00E423A5">
      <w:pPr>
        <w:rPr>
          <w:rFonts w:ascii="Montserrat" w:eastAsia="Montserrat" w:hAnsi="Montserrat" w:cs="Montserrat"/>
        </w:rPr>
      </w:pPr>
      <w:r>
        <w:t>- - - - - - - - - - - - - - - - - - - -</w:t>
      </w:r>
    </w:p>
    <w:p w14:paraId="58D860F1" w14:textId="77777777" w:rsidR="00C81D24" w:rsidRDefault="00C81D24">
      <w:pPr>
        <w:rPr>
          <w:rFonts w:ascii="Montserrat" w:eastAsia="Montserrat" w:hAnsi="Montserrat" w:cs="Montserrat"/>
        </w:rPr>
      </w:pPr>
    </w:p>
    <w:p w14:paraId="58D860F2" w14:textId="77777777" w:rsidR="00C81D24" w:rsidRDefault="00E423A5">
      <w:pPr>
        <w:jc w:val="center"/>
        <w:rPr>
          <w:rFonts w:ascii="Montserrat" w:eastAsia="Montserrat" w:hAnsi="Montserrat" w:cs="Montserrat"/>
          <w:b/>
          <w:bCs/>
        </w:rPr>
      </w:pPr>
      <w:r>
        <w:rPr>
          <w:rFonts w:ascii="Montserrat" w:eastAsia="Montserrat" w:hAnsi="Montserrat" w:cs="Montserrat"/>
          <w:b/>
          <w:bCs/>
        </w:rPr>
        <w:t>SIGNATURES ON NEXT PAGE</w:t>
      </w:r>
    </w:p>
    <w:p w14:paraId="58D860F3" w14:textId="77777777" w:rsidR="00C81D24" w:rsidRDefault="00C81D24">
      <w:pPr>
        <w:rPr>
          <w:rFonts w:ascii="Montserrat" w:eastAsia="Montserrat" w:hAnsi="Montserrat" w:cs="Montserrat"/>
        </w:rPr>
      </w:pPr>
    </w:p>
    <w:p w14:paraId="58D860F4" w14:textId="77777777" w:rsidR="00C81D24" w:rsidRDefault="00C81D24">
      <w:pPr>
        <w:rPr>
          <w:rFonts w:ascii="Montserrat" w:eastAsia="Montserrat" w:hAnsi="Montserrat" w:cs="Montserrat"/>
        </w:rPr>
      </w:pPr>
    </w:p>
    <w:p w14:paraId="58D860F5" w14:textId="77777777" w:rsidR="00C81D24" w:rsidRDefault="00C81D24">
      <w:pPr>
        <w:rPr>
          <w:rFonts w:ascii="Montserrat" w:eastAsia="Montserrat" w:hAnsi="Montserrat" w:cs="Montserrat"/>
        </w:rPr>
      </w:pPr>
    </w:p>
    <w:p w14:paraId="58D860F6" w14:textId="77777777" w:rsidR="00C81D24" w:rsidRDefault="00C81D24">
      <w:pPr>
        <w:rPr>
          <w:rFonts w:ascii="Montserrat" w:eastAsia="Montserrat" w:hAnsi="Montserrat" w:cs="Montserrat"/>
        </w:rPr>
      </w:pPr>
    </w:p>
    <w:p w14:paraId="58D860F7" w14:textId="77777777" w:rsidR="00C81D24" w:rsidRDefault="00C81D24">
      <w:pPr>
        <w:rPr>
          <w:rFonts w:ascii="Montserrat" w:eastAsia="Montserrat" w:hAnsi="Montserrat" w:cs="Montserrat"/>
        </w:rPr>
      </w:pPr>
    </w:p>
    <w:p w14:paraId="58D860F8" w14:textId="77777777" w:rsidR="00C81D24" w:rsidRDefault="00C81D24">
      <w:pPr>
        <w:rPr>
          <w:rFonts w:ascii="Montserrat" w:eastAsia="Montserrat" w:hAnsi="Montserrat" w:cs="Montserrat"/>
        </w:rPr>
      </w:pPr>
    </w:p>
    <w:p w14:paraId="16BC1A7B" w14:textId="77777777" w:rsidR="00B15F2B" w:rsidRDefault="00E423A5">
      <w:pPr>
        <w:rPr>
          <w:ins w:id="358" w:author="Angina, Kate" w:date="2026-01-22T15:36:00Z" w16du:dateUtc="2026-01-22T20:36:00Z"/>
          <w:rFonts w:ascii="Montserrat" w:eastAsia="Montserrat" w:hAnsi="Montserrat" w:cs="Montserrat"/>
        </w:rPr>
      </w:pPr>
      <w:r>
        <w:rPr>
          <w:rFonts w:ascii="Montserrat" w:eastAsia="Montserrat" w:hAnsi="Montserrat" w:cs="Montserrat"/>
        </w:rPr>
        <w:t xml:space="preserve">Once received and signed by both parties, this SOW shall constitute a binding contractual agreement between </w:t>
      </w:r>
      <w:proofErr w:type="spellStart"/>
      <w:r>
        <w:rPr>
          <w:rFonts w:ascii="Montserrat" w:eastAsia="Montserrat" w:hAnsi="Montserrat" w:cs="Montserrat"/>
        </w:rPr>
        <w:t>Orases</w:t>
      </w:r>
      <w:proofErr w:type="spellEnd"/>
      <w:r>
        <w:rPr>
          <w:rFonts w:ascii="Montserrat" w:eastAsia="Montserrat" w:hAnsi="Montserrat" w:cs="Montserrat"/>
        </w:rPr>
        <w:t xml:space="preserve"> and CLIENT</w:t>
      </w:r>
      <w:del w:id="359" w:author="Angina, Kate" w:date="2026-01-22T15:36:00Z" w16du:dateUtc="2026-01-22T20:36:00Z">
        <w:r w:rsidDel="00B15F2B">
          <w:rPr>
            <w:rFonts w:ascii="Montserrat" w:eastAsia="Montserrat" w:hAnsi="Montserrat" w:cs="Montserrat"/>
          </w:rPr>
          <w:delText>.</w:delText>
        </w:r>
      </w:del>
    </w:p>
    <w:p w14:paraId="3D0FAE0C" w14:textId="77777777" w:rsidR="00B15F2B" w:rsidRDefault="00B15F2B" w:rsidP="00B15F2B">
      <w:pPr>
        <w:autoSpaceDE w:val="0"/>
        <w:autoSpaceDN w:val="0"/>
        <w:adjustRightInd w:val="0"/>
        <w:rPr>
          <w:ins w:id="360" w:author="Angina, Kate" w:date="2026-01-22T15:36:00Z" w16du:dateUtc="2026-01-22T20:36:00Z"/>
          <w:rFonts w:cs="Times New Roman"/>
          <w:szCs w:val="20"/>
        </w:rPr>
      </w:pPr>
      <w:ins w:id="361" w:author="Angina, Kate" w:date="2026-01-22T15:36:00Z" w16du:dateUtc="2026-01-22T20:36:00Z">
        <w:r w:rsidRPr="002422FA">
          <w:rPr>
            <w:rFonts w:cs="Times New Roman"/>
            <w:szCs w:val="20"/>
          </w:rPr>
          <w:t xml:space="preserve">THE PARTIES ACKNOWLEDGE THAT THEY HAVE READ THE STATEMENT OF WORK, UNDERSTAND IT, AND AGREE TO BE BOUND BY ITS TERMS AND CONDITIONS. FURTHER, THE PARTIES AGREE THAT THE COMPLETE AND EXCLUSIVE STATEMENT OF THE AGREEMENT BETWEEN THE PARTIES RELATING TO THIS SUBJECT SHALL CONSIST OF 1) THIS STATEMENT OF WORK, 2) ITS SCHEDULES, AND 3) THE AGREEMENT (INCLUDING THE EXHIBITS </w:t>
        </w:r>
        <w:r>
          <w:rPr>
            <w:rFonts w:cs="Times New Roman"/>
            <w:szCs w:val="20"/>
          </w:rPr>
          <w:t>THERE</w:t>
        </w:r>
        <w:r w:rsidRPr="002422FA">
          <w:rPr>
            <w:rFonts w:cs="Times New Roman"/>
            <w:szCs w:val="20"/>
          </w:rPr>
          <w:t>TO), INCLUDING THOSE AMENDMENTS MADE EFF</w:t>
        </w:r>
        <w:r>
          <w:rPr>
            <w:rFonts w:cs="Times New Roman"/>
            <w:szCs w:val="20"/>
          </w:rPr>
          <w:t>E</w:t>
        </w:r>
        <w:r w:rsidRPr="002422FA">
          <w:rPr>
            <w:rFonts w:cs="Times New Roman"/>
            <w:szCs w:val="20"/>
          </w:rPr>
          <w:t xml:space="preserve">CTIVE BY THE PARTIES IN THE FUTURE. THIS STATEMENT OF </w:t>
        </w:r>
        <w:r>
          <w:rPr>
            <w:rFonts w:cs="Times New Roman"/>
            <w:szCs w:val="20"/>
          </w:rPr>
          <w:t xml:space="preserve">WORK </w:t>
        </w:r>
        <w:r w:rsidRPr="002422FA">
          <w:rPr>
            <w:rFonts w:cs="Times New Roman"/>
            <w:szCs w:val="20"/>
          </w:rPr>
          <w:t>BETWEEN THE PARTIES SUPERSEDES ALL PROPOSALS OR OTHER PRIOR AGREEMENTS, ORAL OR WRITTEN, AND ALL OTHER COMMUNICATIONS BETWEEN THE PARTIES RELATING TO THE SUBJECT DESCRIBED HEREIN.</w:t>
        </w:r>
      </w:ins>
    </w:p>
    <w:p w14:paraId="58D860F9" w14:textId="7CFD2688" w:rsidR="00C81D24" w:rsidRDefault="00E423A5">
      <w:pPr>
        <w:rPr>
          <w:rFonts w:ascii="Montserrat" w:eastAsia="Montserrat" w:hAnsi="Montserrat" w:cs="Montserrat"/>
        </w:rPr>
        <w:sectPr w:rsidR="00C81D24">
          <w:type w:val="continuous"/>
          <w:pgSz w:w="12240" w:h="15840"/>
          <w:pgMar w:top="1440" w:right="720" w:bottom="1440" w:left="720" w:header="0" w:footer="431" w:gutter="0"/>
          <w:cols w:space="720"/>
        </w:sectPr>
      </w:pPr>
      <w:r>
        <w:rPr>
          <w:rFonts w:ascii="Montserrat" w:eastAsia="Montserrat" w:hAnsi="Montserrat" w:cs="Montserrat"/>
        </w:rPr>
        <w:lastRenderedPageBreak/>
        <w:br/>
      </w:r>
    </w:p>
    <w:p w14:paraId="58D860FA" w14:textId="77777777" w:rsidR="00C81D24" w:rsidRDefault="00E423A5">
      <w:pPr>
        <w:spacing w:after="200"/>
      </w:pPr>
      <w:proofErr w:type="spellStart"/>
      <w:r>
        <w:rPr>
          <w:rFonts w:ascii="Montserrat" w:eastAsia="Montserrat" w:hAnsi="Montserrat" w:cs="Montserrat"/>
          <w:b/>
          <w:bCs/>
          <w:sz w:val="24"/>
          <w:szCs w:val="24"/>
        </w:rPr>
        <w:t>Orases</w:t>
      </w:r>
      <w:proofErr w:type="spellEnd"/>
      <w:r>
        <w:rPr>
          <w:rFonts w:ascii="Montserrat" w:eastAsia="Montserrat" w:hAnsi="Montserrat" w:cs="Montserrat"/>
          <w:b/>
          <w:bCs/>
          <w:sz w:val="24"/>
          <w:szCs w:val="24"/>
        </w:rPr>
        <w:t xml:space="preserve"> Consulting Corporation</w:t>
      </w:r>
    </w:p>
    <w:p w14:paraId="58D860FB" w14:textId="77777777" w:rsidR="00C81D24" w:rsidRDefault="00E423A5">
      <w:pPr>
        <w:spacing w:after="200"/>
        <w:rPr>
          <w:rFonts w:ascii="Montserrat" w:eastAsia="Montserrat" w:hAnsi="Montserrat" w:cs="Montserrat"/>
        </w:rPr>
      </w:pPr>
      <w:r>
        <w:rPr>
          <w:rFonts w:ascii="Montserrat" w:eastAsia="Montserrat" w:hAnsi="Montserrat" w:cs="Montserrat"/>
        </w:rPr>
        <w:t>Signature: _______________________________________</w:t>
      </w:r>
    </w:p>
    <w:p w14:paraId="58D860FC" w14:textId="77777777" w:rsidR="00C81D24" w:rsidRDefault="00E423A5">
      <w:pPr>
        <w:spacing w:after="200"/>
        <w:rPr>
          <w:rFonts w:ascii="Montserrat" w:eastAsia="Montserrat" w:hAnsi="Montserrat" w:cs="Montserrat"/>
        </w:rPr>
      </w:pPr>
      <w:r>
        <w:rPr>
          <w:rFonts w:ascii="Montserrat" w:eastAsia="Montserrat" w:hAnsi="Montserrat" w:cs="Montserrat"/>
        </w:rPr>
        <w:t>Printed Name: __________________________________</w:t>
      </w:r>
    </w:p>
    <w:p w14:paraId="58D860FD" w14:textId="77777777" w:rsidR="00C81D24" w:rsidRDefault="00E423A5">
      <w:pPr>
        <w:spacing w:after="200"/>
        <w:rPr>
          <w:rFonts w:ascii="Montserrat" w:eastAsia="Montserrat" w:hAnsi="Montserrat" w:cs="Montserrat"/>
        </w:rPr>
      </w:pPr>
      <w:r>
        <w:rPr>
          <w:rFonts w:ascii="Montserrat" w:eastAsia="Montserrat" w:hAnsi="Montserrat" w:cs="Montserrat"/>
        </w:rPr>
        <w:t xml:space="preserve">Title: ______________________________      </w:t>
      </w:r>
    </w:p>
    <w:p w14:paraId="58D860FE" w14:textId="77777777" w:rsidR="00C81D24" w:rsidRDefault="00E423A5">
      <w:pPr>
        <w:spacing w:after="200"/>
        <w:rPr>
          <w:rFonts w:ascii="Montserrat" w:eastAsia="Montserrat" w:hAnsi="Montserrat" w:cs="Montserrat"/>
        </w:rPr>
      </w:pPr>
      <w:r>
        <w:rPr>
          <w:rFonts w:ascii="Montserrat" w:eastAsia="Montserrat" w:hAnsi="Montserrat" w:cs="Montserrat"/>
        </w:rPr>
        <w:t>Date: __________________</w:t>
      </w:r>
    </w:p>
    <w:p w14:paraId="58D860FF" w14:textId="77777777" w:rsidR="00C81D24" w:rsidRDefault="00E423A5">
      <w:pPr>
        <w:spacing w:after="200"/>
        <w:rPr>
          <w:rFonts w:ascii="Montserrat" w:eastAsia="Montserrat" w:hAnsi="Montserrat" w:cs="Montserrat"/>
          <w:b/>
          <w:bCs/>
          <w:sz w:val="24"/>
          <w:szCs w:val="24"/>
        </w:rPr>
      </w:pPr>
      <w:r>
        <w:rPr>
          <w:rFonts w:ascii="Montserrat" w:eastAsia="Montserrat" w:hAnsi="Montserrat" w:cs="Montserrat"/>
          <w:b/>
          <w:bCs/>
          <w:sz w:val="24"/>
          <w:szCs w:val="24"/>
        </w:rPr>
        <w:t xml:space="preserve">Duke Energy Business </w:t>
      </w:r>
      <w:proofErr w:type="gramStart"/>
      <w:r>
        <w:rPr>
          <w:rFonts w:ascii="Montserrat" w:eastAsia="Montserrat" w:hAnsi="Montserrat" w:cs="Montserrat"/>
          <w:b/>
          <w:bCs/>
          <w:sz w:val="24"/>
          <w:szCs w:val="24"/>
        </w:rPr>
        <w:t>Services,</w:t>
      </w:r>
      <w:proofErr w:type="gramEnd"/>
      <w:r>
        <w:rPr>
          <w:rFonts w:ascii="Montserrat" w:eastAsia="Montserrat" w:hAnsi="Montserrat" w:cs="Montserrat"/>
          <w:b/>
          <w:bCs/>
          <w:sz w:val="24"/>
          <w:szCs w:val="24"/>
        </w:rPr>
        <w:t xml:space="preserve"> LLC</w:t>
      </w:r>
    </w:p>
    <w:p w14:paraId="58D86100" w14:textId="77777777" w:rsidR="00C81D24" w:rsidRDefault="00E423A5">
      <w:pPr>
        <w:spacing w:after="200"/>
        <w:rPr>
          <w:rFonts w:ascii="Montserrat" w:eastAsia="Montserrat" w:hAnsi="Montserrat" w:cs="Montserrat"/>
        </w:rPr>
      </w:pPr>
      <w:r>
        <w:rPr>
          <w:rFonts w:ascii="Montserrat" w:eastAsia="Montserrat" w:hAnsi="Montserrat" w:cs="Montserrat"/>
        </w:rPr>
        <w:t>Signature: _______________________________________</w:t>
      </w:r>
    </w:p>
    <w:p w14:paraId="58D86101" w14:textId="77777777" w:rsidR="00C81D24" w:rsidRDefault="00E423A5">
      <w:pPr>
        <w:spacing w:after="200"/>
        <w:rPr>
          <w:rFonts w:ascii="Montserrat" w:eastAsia="Montserrat" w:hAnsi="Montserrat" w:cs="Montserrat"/>
        </w:rPr>
      </w:pPr>
      <w:r>
        <w:rPr>
          <w:rFonts w:ascii="Montserrat" w:eastAsia="Montserrat" w:hAnsi="Montserrat" w:cs="Montserrat"/>
        </w:rPr>
        <w:t>Printed Name: ___________________________________</w:t>
      </w:r>
    </w:p>
    <w:p w14:paraId="58D86102" w14:textId="77777777" w:rsidR="00C81D24" w:rsidRDefault="00E423A5">
      <w:pPr>
        <w:spacing w:after="200"/>
        <w:rPr>
          <w:rFonts w:ascii="Montserrat" w:eastAsia="Montserrat" w:hAnsi="Montserrat" w:cs="Montserrat"/>
        </w:rPr>
      </w:pPr>
      <w:r>
        <w:rPr>
          <w:rFonts w:ascii="Montserrat" w:eastAsia="Montserrat" w:hAnsi="Montserrat" w:cs="Montserrat"/>
        </w:rPr>
        <w:t xml:space="preserve">Title: ______________________________      </w:t>
      </w:r>
    </w:p>
    <w:p w14:paraId="58D86103" w14:textId="77777777" w:rsidR="00C81D24" w:rsidRDefault="00E423A5">
      <w:pPr>
        <w:spacing w:after="200"/>
        <w:rPr>
          <w:rFonts w:ascii="Montserrat" w:eastAsia="Montserrat" w:hAnsi="Montserrat" w:cs="Montserrat"/>
        </w:rPr>
        <w:sectPr w:rsidR="00C81D24">
          <w:type w:val="continuous"/>
          <w:pgSz w:w="12240" w:h="15840"/>
          <w:pgMar w:top="1440" w:right="720" w:bottom="1440" w:left="720" w:header="0" w:footer="431" w:gutter="0"/>
          <w:cols w:num="2" w:space="720" w:equalWidth="0">
            <w:col w:w="5040" w:space="720"/>
            <w:col w:w="5040" w:space="0"/>
          </w:cols>
        </w:sectPr>
      </w:pPr>
      <w:r>
        <w:rPr>
          <w:rFonts w:ascii="Montserrat" w:eastAsia="Montserrat" w:hAnsi="Montserrat" w:cs="Montserrat"/>
        </w:rPr>
        <w:t>Date: _________________</w:t>
      </w:r>
    </w:p>
    <w:p w14:paraId="58D86104" w14:textId="77777777" w:rsidR="00C81D24" w:rsidRDefault="00C81D24">
      <w:pPr>
        <w:pBdr>
          <w:top w:val="nil"/>
          <w:left w:val="nil"/>
          <w:bottom w:val="nil"/>
          <w:right w:val="nil"/>
          <w:between w:val="nil"/>
        </w:pBdr>
        <w:ind w:left="0"/>
      </w:pPr>
    </w:p>
    <w:p w14:paraId="58D86105" w14:textId="77777777" w:rsidR="00C81D24" w:rsidRDefault="00C81D24">
      <w:pPr>
        <w:pStyle w:val="Heading1"/>
        <w:ind w:left="0"/>
        <w:rPr>
          <w:rFonts w:ascii="Montserrat" w:eastAsia="Montserrat" w:hAnsi="Montserrat" w:cs="Montserrat"/>
          <w:b/>
          <w:bCs/>
        </w:rPr>
      </w:pPr>
      <w:bookmarkStart w:id="362" w:name="_z9h2mcrbtik1" w:colFirst="0" w:colLast="0"/>
      <w:bookmarkEnd w:id="362"/>
    </w:p>
    <w:p w14:paraId="58D86106" w14:textId="77777777" w:rsidR="00C81D24" w:rsidRDefault="00E423A5">
      <w:pPr>
        <w:pStyle w:val="Heading1"/>
        <w:ind w:left="0"/>
        <w:rPr>
          <w:rFonts w:ascii="Montserrat" w:eastAsia="Montserrat" w:hAnsi="Montserrat" w:cs="Montserrat"/>
          <w:b/>
          <w:bCs/>
        </w:rPr>
      </w:pPr>
      <w:bookmarkStart w:id="363" w:name="_cfx1tfkz4ior" w:colFirst="0" w:colLast="0"/>
      <w:bookmarkEnd w:id="363"/>
      <w:r>
        <w:rPr>
          <w:rFonts w:ascii="Montserrat" w:eastAsia="Montserrat" w:hAnsi="Montserrat" w:cs="Montserrat"/>
          <w:b/>
          <w:bCs/>
        </w:rPr>
        <w:t>Appendix 1 Sales Reference Documents</w:t>
      </w:r>
    </w:p>
    <w:p w14:paraId="58D86107" w14:textId="77777777" w:rsidR="00C81D24" w:rsidRDefault="00E423A5">
      <w:pPr>
        <w:pBdr>
          <w:top w:val="nil"/>
          <w:left w:val="nil"/>
          <w:bottom w:val="nil"/>
          <w:right w:val="nil"/>
          <w:between w:val="nil"/>
        </w:pBdr>
        <w:ind w:left="0"/>
        <w:rPr>
          <w:rFonts w:ascii="Montserrat" w:eastAsia="Montserrat" w:hAnsi="Montserrat" w:cs="Montserrat"/>
        </w:rPr>
      </w:pPr>
      <w:r>
        <w:rPr>
          <w:rFonts w:ascii="Montserrat" w:eastAsia="Montserrat" w:hAnsi="Montserrat" w:cs="Montserrat"/>
          <w:b/>
          <w:bCs/>
        </w:rPr>
        <w:t xml:space="preserve">"Discovery Findings and Updated Project Scope" </w:t>
      </w:r>
      <w:r>
        <w:rPr>
          <w:rFonts w:ascii="Montserrat" w:eastAsia="Montserrat" w:hAnsi="Montserrat" w:cs="Montserrat"/>
        </w:rPr>
        <w:t>dated December 2025</w:t>
      </w:r>
    </w:p>
    <w:p w14:paraId="58D86108" w14:textId="77777777" w:rsidR="00C81D24" w:rsidRDefault="00E423A5">
      <w:pPr>
        <w:pBdr>
          <w:top w:val="nil"/>
          <w:left w:val="nil"/>
          <w:bottom w:val="nil"/>
          <w:right w:val="nil"/>
          <w:between w:val="nil"/>
        </w:pBdr>
        <w:ind w:left="0"/>
        <w:rPr>
          <w:ins w:id="364" w:author="Angina, Kate" w:date="2026-01-22T15:49:00Z" w16du:dateUtc="2026-01-22T20:49:00Z"/>
          <w:rFonts w:ascii="Montserrat" w:eastAsia="Montserrat" w:hAnsi="Montserrat" w:cs="Montserrat"/>
        </w:rPr>
      </w:pPr>
      <w:r>
        <w:rPr>
          <w:rFonts w:ascii="Montserrat" w:eastAsia="Montserrat" w:hAnsi="Montserrat" w:cs="Montserrat"/>
          <w:b/>
          <w:bCs/>
        </w:rPr>
        <w:t>"Duke Energy Residential Solution Scope"</w:t>
      </w:r>
      <w:r>
        <w:rPr>
          <w:rFonts w:ascii="Montserrat" w:eastAsia="Montserrat" w:hAnsi="Montserrat" w:cs="Montserrat"/>
        </w:rPr>
        <w:t xml:space="preserve"> dated December 2025</w:t>
      </w:r>
    </w:p>
    <w:p w14:paraId="71E427A9" w14:textId="77777777" w:rsidR="00732B9E" w:rsidRDefault="00732B9E">
      <w:pPr>
        <w:pBdr>
          <w:top w:val="nil"/>
          <w:left w:val="nil"/>
          <w:bottom w:val="nil"/>
          <w:right w:val="nil"/>
          <w:between w:val="nil"/>
        </w:pBdr>
        <w:ind w:left="0"/>
        <w:rPr>
          <w:ins w:id="365" w:author="Angina, Kate" w:date="2026-01-22T15:49:00Z" w16du:dateUtc="2026-01-22T20:49:00Z"/>
          <w:rFonts w:ascii="Montserrat" w:eastAsia="Montserrat" w:hAnsi="Montserrat" w:cs="Montserrat"/>
        </w:rPr>
      </w:pPr>
    </w:p>
    <w:p w14:paraId="1B054B4C" w14:textId="77777777" w:rsidR="00732B9E" w:rsidRDefault="00732B9E">
      <w:pPr>
        <w:pBdr>
          <w:top w:val="nil"/>
          <w:left w:val="nil"/>
          <w:bottom w:val="nil"/>
          <w:right w:val="nil"/>
          <w:between w:val="nil"/>
        </w:pBdr>
        <w:ind w:left="0"/>
        <w:rPr>
          <w:rFonts w:ascii="Montserrat" w:eastAsia="Montserrat" w:hAnsi="Montserrat" w:cs="Montserrat"/>
        </w:rPr>
      </w:pPr>
    </w:p>
    <w:p w14:paraId="610378FB" w14:textId="0797E65E" w:rsidR="00732B9E" w:rsidRDefault="00732B9E" w:rsidP="00732B9E">
      <w:pPr>
        <w:pStyle w:val="Heading1"/>
        <w:ind w:left="0"/>
        <w:rPr>
          <w:ins w:id="366" w:author="Angina, Kate" w:date="2026-01-22T15:49:00Z" w16du:dateUtc="2026-01-22T20:49:00Z"/>
          <w:rFonts w:ascii="Montserrat" w:eastAsia="Montserrat" w:hAnsi="Montserrat" w:cs="Montserrat"/>
          <w:b/>
          <w:bCs/>
        </w:rPr>
      </w:pPr>
      <w:ins w:id="367" w:author="Angina, Kate" w:date="2026-01-22T15:49:00Z" w16du:dateUtc="2026-01-22T20:49:00Z">
        <w:r>
          <w:rPr>
            <w:rFonts w:ascii="Montserrat" w:eastAsia="Montserrat" w:hAnsi="Montserrat" w:cs="Montserrat"/>
            <w:b/>
            <w:bCs/>
          </w:rPr>
          <w:t xml:space="preserve">Appendix </w:t>
        </w:r>
        <w:r>
          <w:rPr>
            <w:rFonts w:ascii="Montserrat" w:eastAsia="Montserrat" w:hAnsi="Montserrat" w:cs="Montserrat"/>
            <w:b/>
            <w:bCs/>
          </w:rPr>
          <w:t>2</w:t>
        </w:r>
        <w:r>
          <w:rPr>
            <w:rFonts w:ascii="Montserrat" w:eastAsia="Montserrat" w:hAnsi="Montserrat" w:cs="Montserrat"/>
            <w:b/>
            <w:bCs/>
          </w:rPr>
          <w:t xml:space="preserve"> </w:t>
        </w:r>
        <w:r>
          <w:rPr>
            <w:rFonts w:ascii="Montserrat" w:eastAsia="Montserrat" w:hAnsi="Montserrat" w:cs="Montserrat"/>
            <w:b/>
            <w:bCs/>
          </w:rPr>
          <w:t>Duke Energy Interface Requirements</w:t>
        </w:r>
      </w:ins>
    </w:p>
    <w:p w14:paraId="036B65F8" w14:textId="77777777" w:rsidR="009756AD" w:rsidRDefault="009756AD" w:rsidP="009756AD">
      <w:pPr>
        <w:ind w:left="720"/>
        <w:rPr>
          <w:ins w:id="368" w:author="Angina, Kate" w:date="2026-01-22T15:49:00Z" w16du:dateUtc="2026-01-22T20:49:00Z"/>
        </w:rPr>
      </w:pPr>
      <w:ins w:id="369" w:author="Angina, Kate" w:date="2026-01-22T15:49:00Z" w16du:dateUtc="2026-01-22T20:49:00Z">
        <w:r>
          <w:t xml:space="preserve">Duke Energy retains all rights and full discretion to determine the access rights to its IT systems and processes and may deny Consultant’s access to its IT systems and processes at any time. Duke Energy will </w:t>
        </w:r>
        <w:proofErr w:type="gramStart"/>
        <w:r>
          <w:t>provide to</w:t>
        </w:r>
        <w:proofErr w:type="gramEnd"/>
        <w:r>
          <w:t xml:space="preserve"> the </w:t>
        </w:r>
        <w:proofErr w:type="gramStart"/>
        <w:r>
          <w:t>Consultant</w:t>
        </w:r>
        <w:proofErr w:type="gramEnd"/>
        <w:r>
          <w:t xml:space="preserve"> IT contacts that enable the Consultant to understand the Duke Energy IT systems and </w:t>
        </w:r>
        <w:proofErr w:type="gramStart"/>
        <w:r>
          <w:t>requirement</w:t>
        </w:r>
        <w:proofErr w:type="gramEnd"/>
        <w:r>
          <w:t xml:space="preserve"> and participate in </w:t>
        </w:r>
        <w:proofErr w:type="gramStart"/>
        <w:r>
          <w:t>testing of</w:t>
        </w:r>
        <w:proofErr w:type="gramEnd"/>
        <w:r>
          <w:t xml:space="preserve"> the IT systems and processes related to the Programs.</w:t>
        </w:r>
      </w:ins>
    </w:p>
    <w:p w14:paraId="4A3399A9" w14:textId="77777777" w:rsidR="009756AD" w:rsidRDefault="009756AD" w:rsidP="009756AD">
      <w:pPr>
        <w:ind w:left="720"/>
        <w:rPr>
          <w:ins w:id="370" w:author="Angina, Kate" w:date="2026-01-22T15:49:00Z" w16du:dateUtc="2026-01-22T20:49:00Z"/>
        </w:rPr>
      </w:pPr>
      <w:ins w:id="371" w:author="Angina, Kate" w:date="2026-01-22T15:49:00Z" w16du:dateUtc="2026-01-22T20:49:00Z">
        <w:r>
          <w:t xml:space="preserve">Duke Energy will </w:t>
        </w:r>
        <w:proofErr w:type="gramStart"/>
        <w:r>
          <w:t>provide to</w:t>
        </w:r>
        <w:proofErr w:type="gramEnd"/>
        <w:r>
          <w:t xml:space="preserve"> </w:t>
        </w:r>
        <w:proofErr w:type="gramStart"/>
        <w:r>
          <w:t>Consultant</w:t>
        </w:r>
        <w:proofErr w:type="gramEnd"/>
        <w:r>
          <w:t xml:space="preserve"> detailed information and formats relating to reporting needs. Duke Energy may also request Consultant to provide a format for Duke Energy approval.</w:t>
        </w:r>
      </w:ins>
    </w:p>
    <w:p w14:paraId="389AB592" w14:textId="77777777" w:rsidR="009756AD" w:rsidRDefault="009756AD" w:rsidP="009756AD">
      <w:pPr>
        <w:ind w:left="720"/>
        <w:rPr>
          <w:ins w:id="372" w:author="Angina, Kate" w:date="2026-01-22T15:49:00Z" w16du:dateUtc="2026-01-22T20:49:00Z"/>
        </w:rPr>
      </w:pPr>
      <w:ins w:id="373" w:author="Angina, Kate" w:date="2026-01-22T15:49:00Z" w16du:dateUtc="2026-01-22T20:49:00Z">
        <w:r>
          <w:t>Consultant shall cause its subcontractor to maintain a business continuity and disaster recovery plan reasonably acceptable to Duke Energy.  Duke Energy shall have the right to audit Consultant’s subcontractors’ compliance with the business continuity and disaster recovery plan.</w:t>
        </w:r>
      </w:ins>
    </w:p>
    <w:p w14:paraId="22347F54" w14:textId="77777777" w:rsidR="009756AD" w:rsidRDefault="009756AD" w:rsidP="009756AD">
      <w:pPr>
        <w:ind w:left="720"/>
        <w:rPr>
          <w:ins w:id="374" w:author="Angina, Kate" w:date="2026-01-22T15:49:00Z" w16du:dateUtc="2026-01-22T20:49:00Z"/>
        </w:rPr>
      </w:pPr>
      <w:ins w:id="375" w:author="Angina, Kate" w:date="2026-01-22T15:49:00Z" w16du:dateUtc="2026-01-22T20:49:00Z">
        <w:r>
          <w:lastRenderedPageBreak/>
          <w:t xml:space="preserve">In the event of system problems, within (twenty-four) 24 hours, Consultant shall provide details of event including actions taken to resolve, number of missed and repeat calls, number of deferred </w:t>
        </w:r>
        <w:proofErr w:type="gramStart"/>
        <w:r>
          <w:t>resolution</w:t>
        </w:r>
        <w:proofErr w:type="gramEnd"/>
        <w:r>
          <w:t xml:space="preserve"> of customer inquiries, and estimated restoration time to Duke Energy.</w:t>
        </w:r>
      </w:ins>
    </w:p>
    <w:p w14:paraId="53057276" w14:textId="77777777" w:rsidR="009756AD" w:rsidRDefault="009756AD" w:rsidP="009756AD">
      <w:pPr>
        <w:pStyle w:val="Heading3"/>
        <w:rPr>
          <w:ins w:id="376" w:author="Angina, Kate" w:date="2026-01-22T15:49:00Z" w16du:dateUtc="2026-01-22T20:49:00Z"/>
        </w:rPr>
      </w:pPr>
      <w:ins w:id="377" w:author="Angina, Kate" w:date="2026-01-22T15:49:00Z" w16du:dateUtc="2026-01-22T20:49:00Z">
        <w:r>
          <w:t>Customer Information and Personally Identifiable Information</w:t>
        </w:r>
      </w:ins>
    </w:p>
    <w:p w14:paraId="1304F482" w14:textId="77777777" w:rsidR="009756AD" w:rsidRPr="00914E03" w:rsidRDefault="009756AD" w:rsidP="009756AD">
      <w:pPr>
        <w:ind w:left="1440"/>
        <w:rPr>
          <w:ins w:id="378" w:author="Angina, Kate" w:date="2026-01-22T15:49:00Z" w16du:dateUtc="2026-01-22T20:49:00Z"/>
        </w:rPr>
      </w:pPr>
      <w:ins w:id="379" w:author="Angina, Kate" w:date="2026-01-22T15:49:00Z" w16du:dateUtc="2026-01-22T20:49:00Z">
        <w:r>
          <w:t>Consultant</w:t>
        </w:r>
        <w:r w:rsidRPr="00914E03">
          <w:t xml:space="preserve"> shall, and shall require its subcontractors to, adhere to and perform the Services in accordance with the security protocols set forth by Duke Energy and as indicated in the Agreement.</w:t>
        </w:r>
      </w:ins>
    </w:p>
    <w:p w14:paraId="4024D852" w14:textId="77777777" w:rsidR="009756AD" w:rsidRDefault="009756AD" w:rsidP="009756AD">
      <w:pPr>
        <w:pStyle w:val="Heading3"/>
        <w:rPr>
          <w:ins w:id="380" w:author="Angina, Kate" w:date="2026-01-22T15:49:00Z" w16du:dateUtc="2026-01-22T20:49:00Z"/>
        </w:rPr>
      </w:pPr>
      <w:ins w:id="381" w:author="Angina, Kate" w:date="2026-01-22T15:49:00Z" w16du:dateUtc="2026-01-22T20:49:00Z">
        <w:r>
          <w:t>Third Party Risk Management Service Risk Profile Questionnaire</w:t>
        </w:r>
      </w:ins>
    </w:p>
    <w:p w14:paraId="608BAB5D" w14:textId="77777777" w:rsidR="009756AD" w:rsidRPr="00DA7444" w:rsidRDefault="009756AD" w:rsidP="009756AD">
      <w:pPr>
        <w:ind w:left="1440"/>
        <w:rPr>
          <w:ins w:id="382" w:author="Angina, Kate" w:date="2026-01-22T15:49:00Z" w16du:dateUtc="2026-01-22T20:49:00Z"/>
        </w:rPr>
      </w:pPr>
      <w:ins w:id="383" w:author="Angina, Kate" w:date="2026-01-22T15:49:00Z" w16du:dateUtc="2026-01-22T20:49:00Z">
        <w:r>
          <w:t>Consultant</w:t>
        </w:r>
        <w:r w:rsidRPr="00DA7444">
          <w:t xml:space="preserve"> may be required periodically to complete a Cybersecurity Assessment Questionnaire for review by Duke Energy.  Assessment reviews may identify material issues that will be shared by Duke Energy with the </w:t>
        </w:r>
        <w:r>
          <w:t>Consultant</w:t>
        </w:r>
        <w:r w:rsidRPr="00DA7444">
          <w:t xml:space="preserve">.  The </w:t>
        </w:r>
        <w:r>
          <w:t>Consultant</w:t>
        </w:r>
        <w:r w:rsidRPr="00DA7444">
          <w:t xml:space="preserve"> shall review each material issue and determine, to the extent possible, its ability to reasonably mitigate or resolve the material issue identified, shall develop a Duke Energy-approved Remediation Plan to mitigate or resolve the material issues identified and implement the mutually agreed upon security changes or enhancements according to the Remediation Plan.  </w:t>
        </w:r>
        <w:proofErr w:type="gramStart"/>
        <w:r w:rsidRPr="00DA7444">
          <w:t>In the event that</w:t>
        </w:r>
        <w:proofErr w:type="gramEnd"/>
        <w:r w:rsidRPr="00DA7444">
          <w:t xml:space="preserve"> </w:t>
        </w:r>
        <w:r>
          <w:t>Consultant</w:t>
        </w:r>
        <w:r w:rsidRPr="00DA7444">
          <w:t xml:space="preserve"> does not meet its obligations of the Remediation Plan, Duke Energy reserves the right to terminate this SOW in accordance with Section 9</w:t>
        </w:r>
        <w:r>
          <w:t xml:space="preserve"> </w:t>
        </w:r>
        <w:r w:rsidRPr="00DA7444">
          <w:t>of the Agreement.</w:t>
        </w:r>
      </w:ins>
    </w:p>
    <w:p w14:paraId="6939E600" w14:textId="77777777" w:rsidR="009756AD" w:rsidRPr="00D21BF0" w:rsidRDefault="009756AD" w:rsidP="009756AD">
      <w:pPr>
        <w:ind w:left="1440"/>
        <w:rPr>
          <w:ins w:id="384" w:author="Angina, Kate" w:date="2026-01-22T15:49:00Z" w16du:dateUtc="2026-01-22T20:49:00Z"/>
        </w:rPr>
      </w:pPr>
      <w:ins w:id="385" w:author="Angina, Kate" w:date="2026-01-22T15:49:00Z" w16du:dateUtc="2026-01-22T20:49:00Z">
        <w:r w:rsidRPr="00D21BF0">
          <w:t xml:space="preserve">Throughout the performance of its obligations under the Agreement or this SOW, </w:t>
        </w:r>
        <w:r>
          <w:t>Consultant</w:t>
        </w:r>
        <w:r w:rsidRPr="00D21BF0">
          <w:t xml:space="preserve"> shall provide Duke Energy with prompt notice of any planned material change in security controls and processes that would negatively impact the security of the Services being provided by the </w:t>
        </w:r>
        <w:r>
          <w:t>Consultant</w:t>
        </w:r>
        <w:r w:rsidRPr="00D21BF0">
          <w:t xml:space="preserve"> and materially modify answers provided in the Cybersecurity Assessment Questionnaire.  </w:t>
        </w:r>
      </w:ins>
    </w:p>
    <w:p w14:paraId="6D397852" w14:textId="77777777" w:rsidR="009756AD" w:rsidRDefault="009756AD" w:rsidP="009756AD">
      <w:pPr>
        <w:pStyle w:val="Heading3"/>
        <w:rPr>
          <w:ins w:id="386" w:author="Angina, Kate" w:date="2026-01-22T15:49:00Z" w16du:dateUtc="2026-01-22T20:49:00Z"/>
        </w:rPr>
      </w:pPr>
      <w:ins w:id="387" w:author="Angina, Kate" w:date="2026-01-22T15:49:00Z" w16du:dateUtc="2026-01-22T20:49:00Z">
        <w:r>
          <w:t>Record Retention</w:t>
        </w:r>
      </w:ins>
    </w:p>
    <w:p w14:paraId="50C9D853" w14:textId="77777777" w:rsidR="009756AD" w:rsidRPr="009A4CB6" w:rsidRDefault="009756AD" w:rsidP="009756AD">
      <w:pPr>
        <w:ind w:left="1440"/>
        <w:rPr>
          <w:ins w:id="388" w:author="Angina, Kate" w:date="2026-01-22T15:49:00Z" w16du:dateUtc="2026-01-22T20:49:00Z"/>
        </w:rPr>
      </w:pPr>
      <w:ins w:id="389" w:author="Angina, Kate" w:date="2026-01-22T15:49:00Z" w16du:dateUtc="2026-01-22T20:49:00Z">
        <w:r>
          <w:t>Consultant</w:t>
        </w:r>
        <w:r w:rsidRPr="009A4CB6">
          <w:t xml:space="preserve"> shall retain, by state, in electronic form or as otherwise directed by Duke Energy, all records, documents and data required to be maintained for such periods required by law and in accordance with </w:t>
        </w:r>
        <w:r>
          <w:t>the Agreement.</w:t>
        </w:r>
      </w:ins>
    </w:p>
    <w:p w14:paraId="6A7CCFC7" w14:textId="77777777" w:rsidR="009756AD" w:rsidRDefault="009756AD" w:rsidP="009756AD">
      <w:pPr>
        <w:pStyle w:val="Heading3"/>
        <w:rPr>
          <w:ins w:id="390" w:author="Angina, Kate" w:date="2026-01-22T15:49:00Z" w16du:dateUtc="2026-01-22T20:49:00Z"/>
        </w:rPr>
      </w:pPr>
      <w:ins w:id="391" w:author="Angina, Kate" w:date="2026-01-22T15:49:00Z" w16du:dateUtc="2026-01-22T20:49:00Z">
        <w:r>
          <w:t>Data Gathering and Reporting</w:t>
        </w:r>
      </w:ins>
    </w:p>
    <w:p w14:paraId="513BE726" w14:textId="77777777" w:rsidR="009756AD" w:rsidRDefault="009756AD" w:rsidP="009756AD">
      <w:pPr>
        <w:ind w:left="1440"/>
        <w:rPr>
          <w:ins w:id="392" w:author="Angina, Kate" w:date="2026-01-22T15:49:00Z" w16du:dateUtc="2026-01-22T20:49:00Z"/>
        </w:rPr>
      </w:pPr>
      <w:ins w:id="393" w:author="Angina, Kate" w:date="2026-01-22T15:49:00Z" w16du:dateUtc="2026-01-22T20:49:00Z">
        <w:r>
          <w:t>Duke Energy shall have access to all data collected for the purposes of fulfilling the Services.</w:t>
        </w:r>
      </w:ins>
    </w:p>
    <w:p w14:paraId="021F7F31" w14:textId="77777777" w:rsidR="009756AD" w:rsidRDefault="009756AD" w:rsidP="009756AD">
      <w:pPr>
        <w:ind w:left="1440"/>
        <w:rPr>
          <w:ins w:id="394" w:author="Angina, Kate" w:date="2026-01-22T15:49:00Z" w16du:dateUtc="2026-01-22T20:49:00Z"/>
        </w:rPr>
      </w:pPr>
      <w:ins w:id="395" w:author="Angina, Kate" w:date="2026-01-22T15:49:00Z" w16du:dateUtc="2026-01-22T20:49:00Z">
        <w:r>
          <w:t>Consultant shall to the best of its ability cooperate with Duke Energy in preparing regulatory filings or audits related to the Services and shall provide such information and assistance as Duke Energy reasonably deems necessary.</w:t>
        </w:r>
      </w:ins>
    </w:p>
    <w:p w14:paraId="0D5F1AE0" w14:textId="77777777" w:rsidR="009756AD" w:rsidRDefault="009756AD" w:rsidP="009756AD">
      <w:pPr>
        <w:pStyle w:val="Heading3"/>
        <w:rPr>
          <w:ins w:id="396" w:author="Angina, Kate" w:date="2026-01-22T15:49:00Z" w16du:dateUtc="2026-01-22T20:49:00Z"/>
        </w:rPr>
      </w:pPr>
      <w:ins w:id="397" w:author="Angina, Kate" w:date="2026-01-22T15:49:00Z" w16du:dateUtc="2026-01-22T20:49:00Z">
        <w:r>
          <w:t>Vendor Hosted Sites and Marketing Activities</w:t>
        </w:r>
      </w:ins>
    </w:p>
    <w:p w14:paraId="1496ACF7" w14:textId="77777777" w:rsidR="009756AD" w:rsidRDefault="009756AD" w:rsidP="009756AD">
      <w:pPr>
        <w:pStyle w:val="Heading4"/>
        <w:rPr>
          <w:ins w:id="398" w:author="Angina, Kate" w:date="2026-01-22T15:49:00Z" w16du:dateUtc="2026-01-22T20:49:00Z"/>
        </w:rPr>
      </w:pPr>
      <w:ins w:id="399" w:author="Angina, Kate" w:date="2026-01-22T15:49:00Z" w16du:dateUtc="2026-01-22T20:49:00Z">
        <w:r>
          <w:t>Google Tag Manager</w:t>
        </w:r>
      </w:ins>
    </w:p>
    <w:p w14:paraId="737642F0" w14:textId="77777777" w:rsidR="009756AD" w:rsidRDefault="009756AD" w:rsidP="009756AD">
      <w:pPr>
        <w:tabs>
          <w:tab w:val="left" w:pos="2205"/>
        </w:tabs>
        <w:ind w:left="2160"/>
        <w:rPr>
          <w:ins w:id="400" w:author="Angina, Kate" w:date="2026-01-22T15:49:00Z" w16du:dateUtc="2026-01-22T20:49:00Z"/>
        </w:rPr>
      </w:pPr>
      <w:ins w:id="401" w:author="Angina, Kate" w:date="2026-01-22T15:49:00Z" w16du:dateUtc="2026-01-22T20:49:00Z">
        <w:r>
          <w:t xml:space="preserve">Consultant will agree to affix Duke Energy-supplied Google Tag Manager coding (GTM) to the following: </w:t>
        </w:r>
      </w:ins>
    </w:p>
    <w:p w14:paraId="1AF2EEC5" w14:textId="77777777" w:rsidR="009756AD" w:rsidRDefault="009756AD" w:rsidP="009756AD">
      <w:pPr>
        <w:tabs>
          <w:tab w:val="left" w:pos="2205"/>
        </w:tabs>
        <w:ind w:left="2160"/>
        <w:rPr>
          <w:ins w:id="402" w:author="Angina, Kate" w:date="2026-01-22T15:49:00Z" w16du:dateUtc="2026-01-22T20:49:00Z"/>
        </w:rPr>
      </w:pPr>
      <w:ins w:id="403" w:author="Angina, Kate" w:date="2026-01-22T15:49:00Z" w16du:dateUtc="2026-01-22T20:49:00Z">
        <w:r>
          <w:lastRenderedPageBreak/>
          <w:t>•         all externally hosted web pages carrying a Duke Energy subdomain</w:t>
        </w:r>
      </w:ins>
    </w:p>
    <w:p w14:paraId="74BEBF86" w14:textId="77777777" w:rsidR="009756AD" w:rsidRDefault="009756AD" w:rsidP="009756AD">
      <w:pPr>
        <w:tabs>
          <w:tab w:val="left" w:pos="2205"/>
        </w:tabs>
        <w:ind w:left="2160"/>
        <w:rPr>
          <w:ins w:id="404" w:author="Angina, Kate" w:date="2026-01-22T15:49:00Z" w16du:dateUtc="2026-01-22T20:49:00Z"/>
        </w:rPr>
      </w:pPr>
      <w:ins w:id="405" w:author="Angina, Kate" w:date="2026-01-22T15:49:00Z" w16du:dateUtc="2026-01-22T20:49:00Z">
        <w:r>
          <w:t xml:space="preserve">•         and/or all web pages that serve as a continuation path from the Duke Energy domain (http://duke-energy.com) </w:t>
        </w:r>
      </w:ins>
    </w:p>
    <w:p w14:paraId="54C66E37" w14:textId="77777777" w:rsidR="009756AD" w:rsidRDefault="009756AD" w:rsidP="009756AD">
      <w:pPr>
        <w:tabs>
          <w:tab w:val="left" w:pos="2205"/>
        </w:tabs>
        <w:ind w:left="2160"/>
        <w:rPr>
          <w:ins w:id="406" w:author="Angina, Kate" w:date="2026-01-22T15:49:00Z" w16du:dateUtc="2026-01-22T20:49:00Z"/>
        </w:rPr>
      </w:pPr>
      <w:ins w:id="407" w:author="Angina, Kate" w:date="2026-01-22T15:49:00Z" w16du:dateUtc="2026-01-22T20:49:00Z">
        <w:r>
          <w:t xml:space="preserve">•         and/or all web pages containing a </w:t>
        </w:r>
        <w:proofErr w:type="gramStart"/>
        <w:r>
          <w:t>digitally-based</w:t>
        </w:r>
        <w:proofErr w:type="gramEnd"/>
        <w:r>
          <w:t xml:space="preserve"> enrollment to the respective program or service; including, but not limited to web-based forms, app-based forms, and any </w:t>
        </w:r>
        <w:proofErr w:type="spellStart"/>
        <w:r>
          <w:t>i</w:t>
        </w:r>
        <w:proofErr w:type="spellEnd"/>
        <w:r>
          <w:t xml:space="preserve">-frame pages.         </w:t>
        </w:r>
      </w:ins>
    </w:p>
    <w:p w14:paraId="5B7F1B9B" w14:textId="77777777" w:rsidR="009756AD" w:rsidRDefault="009756AD" w:rsidP="009756AD">
      <w:pPr>
        <w:tabs>
          <w:tab w:val="left" w:pos="2205"/>
        </w:tabs>
        <w:ind w:left="2160"/>
        <w:rPr>
          <w:ins w:id="408" w:author="Angina, Kate" w:date="2026-01-22T15:49:00Z" w16du:dateUtc="2026-01-22T20:49:00Z"/>
        </w:rPr>
      </w:pPr>
      <w:ins w:id="409" w:author="Angina, Kate" w:date="2026-01-22T15:49:00Z" w16du:dateUtc="2026-01-22T20:49:00Z">
        <w:r w:rsidRPr="00A0327D">
          <w:t xml:space="preserve">If any of the </w:t>
        </w:r>
        <w:proofErr w:type="gramStart"/>
        <w:r w:rsidRPr="00A0327D">
          <w:t>aforementioned span</w:t>
        </w:r>
        <w:proofErr w:type="gramEnd"/>
        <w:r w:rsidRPr="00A0327D">
          <w:t xml:space="preserve"> multiple jurisdictions, Consultant will ensure that GTM codes are included on each individual web page. In addition, Consultant will implement the relevant linker plugin for the proper implementation of bi-directional cross-domain tracking.  For security reasons, </w:t>
        </w:r>
        <w:r>
          <w:t>C</w:t>
        </w:r>
        <w:r w:rsidRPr="00A0327D">
          <w:t xml:space="preserve">onsultant will </w:t>
        </w:r>
        <w:r>
          <w:t>not</w:t>
        </w:r>
        <w:r w:rsidRPr="00A0327D">
          <w:t xml:space="preserve"> receive access to Duke Energy’s instance of Google Tag Manager.</w:t>
        </w:r>
      </w:ins>
    </w:p>
    <w:p w14:paraId="3652EB2A" w14:textId="77777777" w:rsidR="009756AD" w:rsidRDefault="009756AD" w:rsidP="009756AD">
      <w:pPr>
        <w:tabs>
          <w:tab w:val="left" w:pos="2205"/>
        </w:tabs>
        <w:ind w:left="2160"/>
        <w:rPr>
          <w:ins w:id="410" w:author="Angina, Kate" w:date="2026-01-22T15:49:00Z" w16du:dateUtc="2026-01-22T20:49:00Z"/>
        </w:rPr>
      </w:pPr>
      <w:ins w:id="411" w:author="Angina, Kate" w:date="2026-01-22T15:49:00Z" w16du:dateUtc="2026-01-22T20:49:00Z">
        <w:r w:rsidRPr="00AD7694">
          <w:t>Custom coding, data layer pushes, and/or virtual pages (as defined by the Web Analytics group) may need to be implemented on the site to properly track customer interactions. After implementing analytics tags</w:t>
        </w:r>
        <w:r>
          <w:t>,</w:t>
        </w:r>
        <w:r w:rsidRPr="00AD7694">
          <w:t xml:space="preserve"> Consultant will work with Duke Energy’s Marketing Operations team and/or Web Analytics group to confirm that all tags are properly functioning and no PII data is being passed prior to the initiation of any marketing campaigns. Duke Energy will perform testing and sign-off on “properly functioning” analytics tags once completed by </w:t>
        </w:r>
        <w:proofErr w:type="gramStart"/>
        <w:r>
          <w:t>Consultant</w:t>
        </w:r>
        <w:proofErr w:type="gramEnd"/>
        <w:r w:rsidRPr="00AD7694">
          <w:t xml:space="preserve">. Additionally, Consultant will agree to make any necessary tagging updates to </w:t>
        </w:r>
        <w:proofErr w:type="gramStart"/>
        <w:r w:rsidRPr="00AD7694">
          <w:t>revised</w:t>
        </w:r>
        <w:proofErr w:type="gramEnd"/>
        <w:r w:rsidRPr="00AD7694">
          <w:t xml:space="preserve"> web pages or newly developed web pages made on behalf of the program or service. If possible, Duke Energy would like to obtain ‘</w:t>
        </w:r>
        <w:proofErr w:type="gramStart"/>
        <w:r w:rsidRPr="00AD7694">
          <w:t>read-access</w:t>
        </w:r>
        <w:proofErr w:type="gramEnd"/>
        <w:r w:rsidRPr="00AD7694">
          <w:t>’ to the portion of the Consultant’s Google Analytics property that tracks activity on Duke Energy branded web pages.</w:t>
        </w:r>
      </w:ins>
    </w:p>
    <w:p w14:paraId="26148CA4" w14:textId="77777777" w:rsidR="009756AD" w:rsidRDefault="009756AD" w:rsidP="009756AD">
      <w:pPr>
        <w:pStyle w:val="Heading4"/>
        <w:rPr>
          <w:ins w:id="412" w:author="Angina, Kate" w:date="2026-01-22T15:49:00Z" w16du:dateUtc="2026-01-22T20:49:00Z"/>
        </w:rPr>
      </w:pPr>
      <w:ins w:id="413" w:author="Angina, Kate" w:date="2026-01-22T15:49:00Z" w16du:dateUtc="2026-01-22T20:49:00Z">
        <w:r>
          <w:t>Paid Media</w:t>
        </w:r>
      </w:ins>
    </w:p>
    <w:p w14:paraId="7D643602" w14:textId="77777777" w:rsidR="009756AD" w:rsidRPr="00E5528D" w:rsidRDefault="009756AD" w:rsidP="009756AD">
      <w:pPr>
        <w:ind w:left="2160"/>
        <w:rPr>
          <w:ins w:id="414" w:author="Angina, Kate" w:date="2026-01-22T15:49:00Z" w16du:dateUtc="2026-01-22T20:49:00Z"/>
        </w:rPr>
      </w:pPr>
      <w:ins w:id="415" w:author="Angina, Kate" w:date="2026-01-22T15:49:00Z" w16du:dateUtc="2026-01-22T20:49:00Z">
        <w:r w:rsidRPr="00E5528D">
          <w:t xml:space="preserve">All paid media should be fulfilled through </w:t>
        </w:r>
        <w:proofErr w:type="gramStart"/>
        <w:r w:rsidRPr="00E5528D">
          <w:t xml:space="preserve">the </w:t>
        </w:r>
        <w:r>
          <w:t>Duke</w:t>
        </w:r>
        <w:proofErr w:type="gramEnd"/>
        <w:r>
          <w:t xml:space="preserve"> Energy’s</w:t>
        </w:r>
        <w:r w:rsidRPr="00E5528D">
          <w:t xml:space="preserve"> sole Media Agency of Record (</w:t>
        </w:r>
        <w:proofErr w:type="spellStart"/>
        <w:r w:rsidRPr="00E5528D">
          <w:t>MAoR</w:t>
        </w:r>
        <w:proofErr w:type="spellEnd"/>
        <w:r w:rsidRPr="00E5528D">
          <w:t xml:space="preserve">) including but not limited to broadcast, digital, search engine marketing, out-of-home, print and social media. The </w:t>
        </w:r>
        <w:proofErr w:type="spellStart"/>
        <w:r w:rsidRPr="00E5528D">
          <w:t>MAoR</w:t>
        </w:r>
        <w:proofErr w:type="spellEnd"/>
        <w:r w:rsidRPr="00E5528D">
          <w:t xml:space="preserve"> should be informed of any planned campaigns for consultation and recommendation in advance of execution.</w:t>
        </w:r>
      </w:ins>
    </w:p>
    <w:p w14:paraId="0878E10B" w14:textId="77777777" w:rsidR="009756AD" w:rsidRDefault="009756AD" w:rsidP="009756AD">
      <w:pPr>
        <w:pStyle w:val="Heading4"/>
        <w:rPr>
          <w:ins w:id="416" w:author="Angina, Kate" w:date="2026-01-22T15:49:00Z" w16du:dateUtc="2026-01-22T20:49:00Z"/>
        </w:rPr>
      </w:pPr>
      <w:ins w:id="417" w:author="Angina, Kate" w:date="2026-01-22T15:49:00Z" w16du:dateUtc="2026-01-22T20:49:00Z">
        <w:r>
          <w:t>Brand Standards</w:t>
        </w:r>
      </w:ins>
    </w:p>
    <w:p w14:paraId="205E0F48" w14:textId="57EECEC6" w:rsidR="009756AD" w:rsidRPr="00E5528D" w:rsidRDefault="002C78A0" w:rsidP="009756AD">
      <w:pPr>
        <w:ind w:left="2160"/>
        <w:rPr>
          <w:ins w:id="418" w:author="Angina, Kate" w:date="2026-01-22T15:49:00Z" w16du:dateUtc="2026-01-22T20:49:00Z"/>
        </w:rPr>
      </w:pPr>
      <w:ins w:id="419" w:author="Angina, Kate" w:date="2026-01-22T19:13:00Z" w16du:dateUtc="2026-01-23T00:13:00Z">
        <w:r>
          <w:t>A</w:t>
        </w:r>
      </w:ins>
      <w:commentRangeStart w:id="420"/>
      <w:ins w:id="421" w:author="Angina, Kate" w:date="2026-01-22T15:49:00Z" w16du:dateUtc="2026-01-22T20:49:00Z">
        <w:r w:rsidR="009756AD" w:rsidRPr="00E5528D">
          <w:t xml:space="preserve">dherence to </w:t>
        </w:r>
        <w:r w:rsidR="009756AD">
          <w:t>Duke Energy’s</w:t>
        </w:r>
        <w:r w:rsidR="009756AD" w:rsidRPr="00E5528D">
          <w:t xml:space="preserve"> brand standards, including logo use, graphic guidelines, writing tone and AP Style standards, etc. to ensure proper representation of the </w:t>
        </w:r>
        <w:proofErr w:type="gramStart"/>
        <w:r w:rsidR="009756AD" w:rsidRPr="00E5528D">
          <w:t>Duke</w:t>
        </w:r>
        <w:proofErr w:type="gramEnd"/>
        <w:r w:rsidR="009756AD" w:rsidRPr="00E5528D">
          <w:t xml:space="preserve"> </w:t>
        </w:r>
      </w:ins>
      <w:commentRangeEnd w:id="420"/>
      <w:ins w:id="422" w:author="Angina, Kate" w:date="2026-01-22T16:24:00Z" w16du:dateUtc="2026-01-22T21:24:00Z">
        <w:r w:rsidR="00380DD2">
          <w:rPr>
            <w:rStyle w:val="CommentReference"/>
          </w:rPr>
          <w:commentReference w:id="420"/>
        </w:r>
      </w:ins>
      <w:ins w:id="423" w:author="Angina, Kate" w:date="2026-01-22T15:49:00Z" w16du:dateUtc="2026-01-22T20:49:00Z">
        <w:r w:rsidR="009756AD" w:rsidRPr="00E5528D">
          <w:t>Energy brand</w:t>
        </w:r>
      </w:ins>
      <w:ins w:id="424" w:author="Angina, Kate" w:date="2026-01-22T19:13:00Z" w16du:dateUtc="2026-01-23T00:13:00Z">
        <w:r>
          <w:t xml:space="preserve"> if requested by the Project Team for certain areas or Deliverables</w:t>
        </w:r>
      </w:ins>
      <w:ins w:id="425" w:author="Angina, Kate" w:date="2026-01-22T15:49:00Z" w16du:dateUtc="2026-01-22T20:49:00Z">
        <w:r w:rsidR="009756AD" w:rsidRPr="00E5528D">
          <w:t xml:space="preserve">. The Brand Standards document </w:t>
        </w:r>
        <w:r w:rsidR="009756AD">
          <w:fldChar w:fldCharType="begin"/>
        </w:r>
        <w:r w:rsidR="009756AD">
          <w:instrText>HYPERLINK "https://www.duke-energy.com/_/media/pdfs/legal/duke-energy-brand-standards.pdf"</w:instrText>
        </w:r>
        <w:r w:rsidR="009756AD">
          <w:fldChar w:fldCharType="separate"/>
        </w:r>
        <w:r w:rsidR="009756AD" w:rsidRPr="00846BED">
          <w:t>https://www.duke-energy.com/_/media/pdfs/legal/duke-energy-brand-standards.pdf</w:t>
        </w:r>
        <w:r w:rsidR="009756AD">
          <w:fldChar w:fldCharType="end"/>
        </w:r>
        <w:r w:rsidR="009756AD" w:rsidRPr="00E5528D">
          <w:t xml:space="preserve"> is available online and updated regularly. Any questions arising during asset development that are not addressed within the comprehensive guide can be addressed by the Corporate Communications organization. </w:t>
        </w:r>
        <w:r w:rsidR="009756AD">
          <w:t xml:space="preserve">The Duke Energy Principal </w:t>
        </w:r>
        <w:r w:rsidR="009756AD">
          <w:lastRenderedPageBreak/>
          <w:t>Representative</w:t>
        </w:r>
        <w:r w:rsidR="009756AD" w:rsidRPr="00E5528D">
          <w:t xml:space="preserve"> </w:t>
        </w:r>
        <w:r w:rsidR="009756AD">
          <w:t>will</w:t>
        </w:r>
        <w:r w:rsidR="009756AD" w:rsidRPr="00E5528D">
          <w:t xml:space="preserve"> direct </w:t>
        </w:r>
        <w:r w:rsidR="009756AD">
          <w:t>Consultant</w:t>
        </w:r>
        <w:r w:rsidR="009756AD" w:rsidRPr="00E5528D">
          <w:t xml:space="preserve"> to the appropriate individual(s) for assistance</w:t>
        </w:r>
      </w:ins>
      <w:ins w:id="426" w:author="Angina, Kate" w:date="2026-01-22T16:24:00Z" w16du:dateUtc="2026-01-22T21:24:00Z">
        <w:r w:rsidR="00380DD2">
          <w:t xml:space="preserve"> if needed</w:t>
        </w:r>
      </w:ins>
      <w:ins w:id="427" w:author="Angina, Kate" w:date="2026-01-22T15:49:00Z" w16du:dateUtc="2026-01-22T20:49:00Z">
        <w:r w:rsidR="009756AD" w:rsidRPr="00E5528D">
          <w:t xml:space="preserve">.  </w:t>
        </w:r>
      </w:ins>
    </w:p>
    <w:p w14:paraId="537CFE0B" w14:textId="77777777" w:rsidR="009756AD" w:rsidRDefault="009756AD" w:rsidP="009756AD">
      <w:pPr>
        <w:pStyle w:val="Heading4"/>
        <w:rPr>
          <w:ins w:id="428" w:author="Angina, Kate" w:date="2026-01-22T15:49:00Z" w16du:dateUtc="2026-01-22T20:49:00Z"/>
        </w:rPr>
      </w:pPr>
      <w:ins w:id="429" w:author="Angina, Kate" w:date="2026-01-22T15:49:00Z" w16du:dateUtc="2026-01-22T20:49:00Z">
        <w:r>
          <w:t>Web Standards</w:t>
        </w:r>
      </w:ins>
    </w:p>
    <w:p w14:paraId="7D2AD15F" w14:textId="743F9C1A" w:rsidR="009756AD" w:rsidRPr="00AA2B85" w:rsidRDefault="009756AD" w:rsidP="009756AD">
      <w:pPr>
        <w:ind w:left="2160"/>
        <w:rPr>
          <w:ins w:id="430" w:author="Angina, Kate" w:date="2026-01-22T15:49:00Z" w16du:dateUtc="2026-01-22T20:49:00Z"/>
          <w:sz w:val="24"/>
        </w:rPr>
      </w:pPr>
      <w:ins w:id="431" w:author="Angina, Kate" w:date="2026-01-22T15:49:00Z" w16du:dateUtc="2026-01-22T20:49:00Z">
        <w:r w:rsidRPr="00E5528D">
          <w:t xml:space="preserve">Duke Energy has documented standards for vendor integration that address topics such as the proper use of the </w:t>
        </w:r>
        <w:r>
          <w:t>Duke Energy’s</w:t>
        </w:r>
        <w:r w:rsidRPr="00E5528D">
          <w:t xml:space="preserve"> logo, color palette, typography styles, user interface (UI) elements, imagery and icon guidelines, form styles, responsive design requirements, coding and accessibility standards, and website implementation approaches. </w:t>
        </w:r>
        <w:r>
          <w:t xml:space="preserve">These </w:t>
        </w:r>
        <w:r w:rsidRPr="00E5528D">
          <w:t>stand</w:t>
        </w:r>
        <w:r>
          <w:t xml:space="preserve">ards are available for review at </w:t>
        </w:r>
        <w:r>
          <w:fldChar w:fldCharType="begin"/>
        </w:r>
        <w:r>
          <w:instrText>HYPERLINK "https://share.goabstract.com/47fc3466-4fb5-46ce-80d8-e6a3f99b7f0d?collectionLayerId&amp;mode"</w:instrText>
        </w:r>
        <w:r>
          <w:fldChar w:fldCharType="separate"/>
        </w:r>
        <w:r w:rsidRPr="009A0E95">
          <w:rPr>
            <w:rStyle w:val="Hyperlink"/>
          </w:rPr>
          <w:t>https://share.goabstract.com/47fc3466-4fb5-46ce-80d8-e6a3f99b7f0d?collectionLayerId&amp;mode</w:t>
        </w:r>
        <w:r>
          <w:fldChar w:fldCharType="end"/>
        </w:r>
        <w:r>
          <w:t>.</w:t>
        </w:r>
        <w:r w:rsidRPr="00E5528D">
          <w:t xml:space="preserve"> </w:t>
        </w:r>
        <w:r>
          <w:t>Consultant</w:t>
        </w:r>
        <w:r w:rsidRPr="00E5528D">
          <w:t xml:space="preserve"> agrees to adhere to these visual design and content standards and any other design or content direction provided by the </w:t>
        </w:r>
      </w:ins>
      <w:ins w:id="432" w:author="Angina, Kate" w:date="2026-01-22T19:15:00Z" w16du:dateUtc="2026-01-23T00:15:00Z">
        <w:r w:rsidR="00AD12AB">
          <w:t>Project te</w:t>
        </w:r>
      </w:ins>
      <w:ins w:id="433" w:author="Angina, Kate" w:date="2026-01-22T19:16:00Z" w16du:dateUtc="2026-01-23T00:16:00Z">
        <w:r w:rsidR="00AD12AB">
          <w:t>a</w:t>
        </w:r>
      </w:ins>
      <w:ins w:id="434" w:author="Angina, Kate" w:date="2026-01-22T19:15:00Z" w16du:dateUtc="2026-01-23T00:15:00Z">
        <w:r w:rsidR="00AD12AB">
          <w:t xml:space="preserve">m </w:t>
        </w:r>
      </w:ins>
      <w:ins w:id="435" w:author="Angina, Kate" w:date="2026-01-22T19:16:00Z" w16du:dateUtc="2026-01-23T00:16:00Z">
        <w:r w:rsidR="00AD12AB">
          <w:t>where</w:t>
        </w:r>
      </w:ins>
      <w:ins w:id="436" w:author="Angina, Kate" w:date="2026-01-22T19:15:00Z" w16du:dateUtc="2026-01-23T00:15:00Z">
        <w:r w:rsidR="00AD12AB">
          <w:t xml:space="preserve"> needed, </w:t>
        </w:r>
      </w:ins>
      <w:ins w:id="437" w:author="Angina, Kate" w:date="2026-01-22T19:16:00Z" w16du:dateUtc="2026-01-23T00:16:00Z">
        <w:r w:rsidR="00AD12AB">
          <w:t xml:space="preserve">along with </w:t>
        </w:r>
      </w:ins>
      <w:ins w:id="438" w:author="Angina, Kate" w:date="2026-01-22T15:49:00Z" w16du:dateUtc="2026-01-22T20:49:00Z">
        <w:r w:rsidRPr="00E5528D">
          <w:t xml:space="preserve">User Experience (UX) and Content managers reporting to Duke Energy’s Director of Digital Strategy &amp; Execution. </w:t>
        </w:r>
      </w:ins>
      <w:ins w:id="439" w:author="Angina, Kate" w:date="2026-01-22T19:16:00Z" w16du:dateUtc="2026-01-23T00:16:00Z">
        <w:r w:rsidR="00296C8B">
          <w:t xml:space="preserve">In case the Project Team request this, </w:t>
        </w:r>
      </w:ins>
      <w:ins w:id="440" w:author="Angina, Kate" w:date="2026-01-22T15:49:00Z" w16du:dateUtc="2026-01-22T20:49:00Z">
        <w:r>
          <w:t>Consultant</w:t>
        </w:r>
        <w:r w:rsidRPr="00E5528D">
          <w:t xml:space="preserve"> agrees to take design and content direction solely from that Director’s team, and no other Duke Energy representatives.</w:t>
        </w:r>
      </w:ins>
    </w:p>
    <w:p w14:paraId="50B6D835" w14:textId="77777777" w:rsidR="00732B9E" w:rsidRPr="00732B9E" w:rsidRDefault="00732B9E" w:rsidP="00732B9E">
      <w:pPr>
        <w:rPr>
          <w:ins w:id="441" w:author="Angina, Kate" w:date="2026-01-22T15:49:00Z" w16du:dateUtc="2026-01-22T20:49:00Z"/>
          <w:rPrChange w:id="442" w:author="Angina, Kate" w:date="2026-01-22T15:49:00Z" w16du:dateUtc="2026-01-22T20:49:00Z">
            <w:rPr>
              <w:ins w:id="443" w:author="Angina, Kate" w:date="2026-01-22T15:49:00Z" w16du:dateUtc="2026-01-22T20:49:00Z"/>
              <w:rFonts w:ascii="Montserrat" w:eastAsia="Montserrat" w:hAnsi="Montserrat" w:cs="Montserrat"/>
              <w:b/>
              <w:bCs/>
            </w:rPr>
          </w:rPrChange>
        </w:rPr>
        <w:pPrChange w:id="444" w:author="Angina, Kate" w:date="2026-01-22T15:49:00Z" w16du:dateUtc="2026-01-22T20:49:00Z">
          <w:pPr>
            <w:pStyle w:val="Heading1"/>
            <w:ind w:left="0"/>
          </w:pPr>
        </w:pPrChange>
      </w:pPr>
    </w:p>
    <w:p w14:paraId="58D86109" w14:textId="77777777" w:rsidR="00C81D24" w:rsidRDefault="00C81D24">
      <w:pPr>
        <w:pBdr>
          <w:top w:val="nil"/>
          <w:left w:val="nil"/>
          <w:bottom w:val="nil"/>
          <w:right w:val="nil"/>
          <w:between w:val="nil"/>
        </w:pBdr>
        <w:ind w:left="0"/>
        <w:rPr>
          <w:rFonts w:ascii="Montserrat" w:eastAsia="Montserrat" w:hAnsi="Montserrat" w:cs="Montserrat"/>
        </w:rPr>
      </w:pPr>
    </w:p>
    <w:p w14:paraId="58D8610A" w14:textId="77777777" w:rsidR="00C81D24" w:rsidRDefault="00C81D24">
      <w:pPr>
        <w:pBdr>
          <w:top w:val="nil"/>
          <w:left w:val="nil"/>
          <w:bottom w:val="nil"/>
          <w:right w:val="nil"/>
          <w:between w:val="nil"/>
        </w:pBdr>
        <w:ind w:left="0"/>
        <w:rPr>
          <w:rFonts w:ascii="Montserrat" w:eastAsia="Montserrat" w:hAnsi="Montserrat" w:cs="Montserrat"/>
        </w:rPr>
      </w:pPr>
    </w:p>
    <w:sectPr w:rsidR="00C81D24">
      <w:type w:val="continuous"/>
      <w:pgSz w:w="12240" w:h="15840"/>
      <w:pgMar w:top="1440" w:right="720" w:bottom="1440" w:left="720" w:header="0" w:footer="431" w:gutter="0"/>
      <w:cols w:space="720" w:equalWidth="0">
        <w:col w:w="10800"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Angina, Kate" w:date="2026-01-22T14:44:00Z" w:initials="KA">
    <w:p w14:paraId="7200F2F0" w14:textId="77777777" w:rsidR="00A36C81" w:rsidRDefault="00A36C81" w:rsidP="00A36C81">
      <w:pPr>
        <w:pStyle w:val="CommentText"/>
        <w:ind w:left="0"/>
      </w:pPr>
      <w:r>
        <w:rPr>
          <w:rStyle w:val="CommentReference"/>
        </w:rPr>
        <w:annotationRef/>
      </w:r>
      <w:r>
        <w:t>Orases, please input executive summary here, inclusive of overall project objectives, in-scope and out-of-scope items for MVP and Phase 1 stages.</w:t>
      </w:r>
    </w:p>
  </w:comment>
  <w:comment w:id="27" w:author="Angina, Kate" w:date="2026-01-22T14:47:00Z" w:initials="KA">
    <w:p w14:paraId="46AD3282" w14:textId="77777777" w:rsidR="00C75F05" w:rsidRDefault="000A1484" w:rsidP="00C75F05">
      <w:pPr>
        <w:pStyle w:val="CommentText"/>
        <w:ind w:left="0"/>
      </w:pPr>
      <w:r>
        <w:rPr>
          <w:rStyle w:val="CommentReference"/>
        </w:rPr>
        <w:annotationRef/>
      </w:r>
      <w:r w:rsidR="00C75F05">
        <w:t>We assume that the project scope should be known based on the RFP description and responses. Detailed requirements could impact scope and will be validated during this stage.</w:t>
      </w:r>
    </w:p>
  </w:comment>
  <w:comment w:id="48" w:author="Angina, Kate" w:date="2026-01-22T14:51:00Z" w:initials="KA">
    <w:p w14:paraId="021AA5A3" w14:textId="6FAE816C" w:rsidR="00246863" w:rsidRDefault="00033476" w:rsidP="00246863">
      <w:pPr>
        <w:pStyle w:val="CommentText"/>
        <w:ind w:left="0"/>
      </w:pPr>
      <w:r>
        <w:rPr>
          <w:rStyle w:val="CommentReference"/>
        </w:rPr>
        <w:annotationRef/>
      </w:r>
      <w:r w:rsidR="00246863">
        <w:t>Can we please define in this section also acceptance criteria for implementation?</w:t>
      </w:r>
    </w:p>
  </w:comment>
  <w:comment w:id="52" w:author="Angina, Kate" w:date="2026-01-22T14:56:00Z" w:initials="KA">
    <w:p w14:paraId="3C0E61E0" w14:textId="304121ED" w:rsidR="00E13C10" w:rsidRDefault="00E13C10" w:rsidP="00E13C10">
      <w:pPr>
        <w:pStyle w:val="CommentText"/>
        <w:ind w:left="0"/>
      </w:pPr>
      <w:r>
        <w:rPr>
          <w:rStyle w:val="CommentReference"/>
        </w:rPr>
        <w:annotationRef/>
      </w:r>
      <w:r>
        <w:t>Orases, please call out here your supposed timeframe for deployment support.</w:t>
      </w:r>
    </w:p>
  </w:comment>
  <w:comment w:id="57" w:author="Angina, Kate" w:date="2026-01-22T14:55:00Z" w:initials="KA">
    <w:p w14:paraId="03E1A00A" w14:textId="69F11257" w:rsidR="0086270F" w:rsidRDefault="0086270F" w:rsidP="0086270F">
      <w:pPr>
        <w:pStyle w:val="CommentText"/>
        <w:ind w:left="0"/>
      </w:pPr>
      <w:r>
        <w:rPr>
          <w:rStyle w:val="CommentReference"/>
        </w:rPr>
        <w:annotationRef/>
      </w:r>
      <w:r>
        <w:t>Orases, please include in this SOW initial post-launch support and hypercare definitions including duration and expected cost (suggest 4 weeks)</w:t>
      </w:r>
    </w:p>
  </w:comment>
  <w:comment w:id="70" w:author="Angina, Kate" w:date="2026-01-22T14:59:00Z" w:initials="KA">
    <w:p w14:paraId="02C0CCDF" w14:textId="2761151C" w:rsidR="00102B80" w:rsidRDefault="00102B80" w:rsidP="00102B80">
      <w:pPr>
        <w:pStyle w:val="CommentText"/>
        <w:ind w:left="0"/>
      </w:pPr>
      <w:r>
        <w:rPr>
          <w:rStyle w:val="CommentReference"/>
        </w:rPr>
        <w:annotationRef/>
      </w:r>
      <w:r>
        <w:t>Will need to update based on the outcomes of MSA redlines.</w:t>
      </w:r>
    </w:p>
  </w:comment>
  <w:comment w:id="81" w:author="Angina, Kate" w:date="2026-01-22T15:03:00Z" w:initials="KA">
    <w:p w14:paraId="610531CA" w14:textId="77777777" w:rsidR="00E2651A" w:rsidRDefault="00E2651A" w:rsidP="00E2651A">
      <w:pPr>
        <w:pStyle w:val="CommentText"/>
        <w:ind w:left="0"/>
      </w:pPr>
      <w:r>
        <w:rPr>
          <w:rStyle w:val="CommentReference"/>
        </w:rPr>
        <w:annotationRef/>
      </w:r>
      <w:r>
        <w:t>Silence should not constitute acceptance.</w:t>
      </w:r>
    </w:p>
  </w:comment>
  <w:comment w:id="103" w:author="Angina, Kate" w:date="2026-01-22T15:09:00Z" w:initials="KA">
    <w:p w14:paraId="507F3998" w14:textId="77777777" w:rsidR="00DA733D" w:rsidRDefault="001C3817" w:rsidP="00DA733D">
      <w:pPr>
        <w:pStyle w:val="CommentText"/>
        <w:ind w:left="0"/>
      </w:pPr>
      <w:r>
        <w:rPr>
          <w:rStyle w:val="CommentReference"/>
        </w:rPr>
        <w:annotationRef/>
      </w:r>
      <w:r w:rsidR="00DA733D">
        <w:t>Orases, please insert a section on project governance here, that should specify mehodology, communication model and cadence, key roles and expected allocations (including named resources for critical roles, if applicable), resource substitution/replacement approval process, risk management, QA process, tools and tracking to the extent these are decided, SLA model and/or defect severity matrix</w:t>
      </w:r>
    </w:p>
  </w:comment>
  <w:comment w:id="115" w:author="Angina, Kate" w:date="2026-01-22T15:12:00Z" w:initials="KA">
    <w:p w14:paraId="1360D79A" w14:textId="0B782896" w:rsidR="003C27A1" w:rsidRDefault="003C27A1" w:rsidP="003C27A1">
      <w:pPr>
        <w:pStyle w:val="CommentText"/>
        <w:ind w:left="0"/>
      </w:pPr>
      <w:r>
        <w:rPr>
          <w:rStyle w:val="CommentReference"/>
        </w:rPr>
        <w:annotationRef/>
      </w:r>
      <w:r>
        <w:t xml:space="preserve">Orases, Can we change the language here that the final choice would be on Orases team, but with Client’s consultation/approval, especially for the cases if Duke’s tooling needed, and with proper access as needed. </w:t>
      </w:r>
    </w:p>
  </w:comment>
  <w:comment w:id="167" w:author="Angina, Kate" w:date="2026-01-22T15:19:00Z" w:initials="KA">
    <w:p w14:paraId="07A38A72" w14:textId="77777777" w:rsidR="003155BE" w:rsidRDefault="0034361F" w:rsidP="003155BE">
      <w:pPr>
        <w:pStyle w:val="CommentText"/>
        <w:ind w:left="0"/>
      </w:pPr>
      <w:r>
        <w:rPr>
          <w:rStyle w:val="CommentReference"/>
        </w:rPr>
        <w:annotationRef/>
      </w:r>
      <w:r w:rsidR="003155BE">
        <w:t>Orases, can we include here the project timeline that was a part of the RFP proposal to track estimated progression of work? Timeline should be passed on project phases.  You had estimated number of weeks there for each activity, that you can pull here and work back from the target date.</w:t>
      </w:r>
    </w:p>
  </w:comment>
  <w:comment w:id="168" w:author="Angina, Kate" w:date="2026-01-22T15:20:00Z" w:initials="KA">
    <w:p w14:paraId="24A3653F" w14:textId="05AE5F2F" w:rsidR="00962143" w:rsidRDefault="00962143" w:rsidP="00962143">
      <w:pPr>
        <w:pStyle w:val="CommentText"/>
        <w:ind w:left="0"/>
      </w:pPr>
      <w:r>
        <w:rPr>
          <w:rStyle w:val="CommentReference"/>
        </w:rPr>
        <w:annotationRef/>
      </w:r>
      <w:r>
        <w:t>Also to be enhanced by DE IT recommendations on timeline.</w:t>
      </w:r>
    </w:p>
  </w:comment>
  <w:comment w:id="179" w:author="Angina, Kate [2]" w:date="2026-01-21T15:30:00Z" w:initials="AK">
    <w:p w14:paraId="414CD3DB" w14:textId="77777777" w:rsidR="00EB6B62" w:rsidRDefault="00EB6B62" w:rsidP="00EB6B62">
      <w:pPr>
        <w:pStyle w:val="CommentText"/>
      </w:pPr>
      <w:r>
        <w:rPr>
          <w:rStyle w:val="CommentReference"/>
        </w:rPr>
        <w:annotationRef/>
      </w:r>
      <w:r w:rsidRPr="665084CD">
        <w:t>Check later, depending on the payment approach and suggested team composition.</w:t>
      </w:r>
    </w:p>
  </w:comment>
  <w:comment w:id="183" w:author="Angina, Kate" w:date="2026-01-22T15:26:00Z" w:initials="KA">
    <w:p w14:paraId="51FC2481" w14:textId="77777777" w:rsidR="00AB7A83" w:rsidRDefault="00AB7A83" w:rsidP="00AB7A83">
      <w:pPr>
        <w:pStyle w:val="CommentText"/>
        <w:ind w:left="0"/>
      </w:pPr>
      <w:r>
        <w:rPr>
          <w:rStyle w:val="CommentReference"/>
        </w:rPr>
        <w:annotationRef/>
      </w:r>
      <w:r>
        <w:t>Orases, we’re open to work on the blended rate, but would like to see either approximate monthly fee, what committed capacity, minimum utilization are we talking about.  Any , substitution rules or ramp-up/down notices an also be included here. We can also use blended approach combined with certain percentage for milestones achievement payments. Can be discussed further. Also if possible - we would like to set up a single monthly payment.</w:t>
      </w:r>
    </w:p>
  </w:comment>
  <w:comment w:id="186" w:author="Angina, Kate" w:date="2026-01-22T15:32:00Z" w:initials="KA">
    <w:p w14:paraId="5653AEFB" w14:textId="77777777" w:rsidR="0083230C" w:rsidRDefault="00455EFB" w:rsidP="0083230C">
      <w:pPr>
        <w:pStyle w:val="CommentText"/>
        <w:ind w:left="0"/>
      </w:pPr>
      <w:r>
        <w:rPr>
          <w:rStyle w:val="CommentReference"/>
        </w:rPr>
        <w:annotationRef/>
      </w:r>
      <w:r w:rsidR="0083230C">
        <w:t>We would like to freeze the rates for the term of the contracts.</w:t>
      </w:r>
    </w:p>
  </w:comment>
  <w:comment w:id="190" w:author="Angina, Kate" w:date="2026-01-22T15:27:00Z" w:initials="KA">
    <w:p w14:paraId="0AAEFE9D" w14:textId="77777777" w:rsidR="00CC49CF" w:rsidRDefault="00C314A5" w:rsidP="00CC49CF">
      <w:pPr>
        <w:pStyle w:val="CommentText"/>
        <w:ind w:left="0"/>
      </w:pPr>
      <w:r>
        <w:rPr>
          <w:rStyle w:val="CommentReference"/>
        </w:rPr>
        <w:annotationRef/>
      </w:r>
      <w:r w:rsidR="00CC49CF">
        <w:t>This is a standard section around invoicing practices, . Can be discussed further.</w:t>
      </w:r>
    </w:p>
  </w:comment>
  <w:comment w:id="247" w:author="Angina, Kate" w:date="2026-01-22T15:29:00Z" w:initials="KA">
    <w:p w14:paraId="56305635" w14:textId="44A85C87" w:rsidR="00F16336" w:rsidRDefault="00F16336" w:rsidP="00F16336">
      <w:pPr>
        <w:pStyle w:val="CommentText"/>
        <w:ind w:left="0"/>
      </w:pPr>
      <w:r>
        <w:rPr>
          <w:rStyle w:val="CommentReference"/>
        </w:rPr>
        <w:annotationRef/>
      </w:r>
      <w:r>
        <w:t>In case we’re going with  the blended rate payment, your invoice wont need to include all the billing lines etc. It still can be single line - services provided, with supporting documentation for the PM - what month is eing inoivced, main targets achieved, sprints worked on etc.</w:t>
      </w:r>
    </w:p>
  </w:comment>
  <w:comment w:id="353" w:author="Angina, Kate" w:date="2026-01-22T15:45:00Z" w:initials="KA">
    <w:p w14:paraId="60603099" w14:textId="77777777" w:rsidR="00B14FB5" w:rsidRDefault="00B14FB5" w:rsidP="00B14FB5">
      <w:pPr>
        <w:pStyle w:val="CommentText"/>
        <w:ind w:left="0"/>
      </w:pPr>
      <w:r>
        <w:rPr>
          <w:rStyle w:val="CommentReference"/>
        </w:rPr>
        <w:annotationRef/>
      </w:r>
      <w:r>
        <w:t>Confirm the specific language and terms use</w:t>
      </w:r>
    </w:p>
  </w:comment>
  <w:comment w:id="420" w:author="Angina, Kate" w:date="2026-01-22T16:24:00Z" w:initials="KA">
    <w:p w14:paraId="64B6E6DA" w14:textId="77777777" w:rsidR="00AD12AB" w:rsidRDefault="00380DD2" w:rsidP="00AD12AB">
      <w:pPr>
        <w:pStyle w:val="CommentText"/>
        <w:ind w:left="0"/>
      </w:pPr>
      <w:r>
        <w:rPr>
          <w:rStyle w:val="CommentReference"/>
        </w:rPr>
        <w:annotationRef/>
      </w:r>
      <w:r w:rsidR="00AD12AB">
        <w:t>The main position stays the same - this app will have a separate branding from DE, but since some parts of the app would be connected to the DE and their regulated part of the customers, there might be some of the small items that would require adherence to the DE standards specifically.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00F2F0" w15:done="0"/>
  <w15:commentEx w15:paraId="46AD3282" w15:done="0"/>
  <w15:commentEx w15:paraId="021AA5A3" w15:done="0"/>
  <w15:commentEx w15:paraId="3C0E61E0" w15:done="0"/>
  <w15:commentEx w15:paraId="03E1A00A" w15:done="0"/>
  <w15:commentEx w15:paraId="02C0CCDF" w15:done="0"/>
  <w15:commentEx w15:paraId="610531CA" w15:done="0"/>
  <w15:commentEx w15:paraId="507F3998" w15:done="0"/>
  <w15:commentEx w15:paraId="1360D79A" w15:done="0"/>
  <w15:commentEx w15:paraId="07A38A72" w15:done="0"/>
  <w15:commentEx w15:paraId="24A3653F" w15:paraIdParent="07A38A72" w15:done="0"/>
  <w15:commentEx w15:paraId="414CD3DB" w15:done="0"/>
  <w15:commentEx w15:paraId="51FC2481" w15:done="0"/>
  <w15:commentEx w15:paraId="5653AEFB" w15:done="0"/>
  <w15:commentEx w15:paraId="0AAEFE9D" w15:done="0"/>
  <w15:commentEx w15:paraId="56305635" w15:done="0"/>
  <w15:commentEx w15:paraId="60603099" w15:done="0"/>
  <w15:commentEx w15:paraId="64B6E6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5DA7B3" w16cex:dateUtc="2026-01-22T19:44:00Z"/>
  <w16cex:commentExtensible w16cex:durableId="44F944E9" w16cex:dateUtc="2026-01-22T19:47:00Z"/>
  <w16cex:commentExtensible w16cex:durableId="70F78F6F" w16cex:dateUtc="2026-01-22T19:51:00Z"/>
  <w16cex:commentExtensible w16cex:durableId="04877BB3" w16cex:dateUtc="2026-01-22T19:56:00Z"/>
  <w16cex:commentExtensible w16cex:durableId="08A0932E" w16cex:dateUtc="2026-01-22T19:55:00Z"/>
  <w16cex:commentExtensible w16cex:durableId="10290F4A" w16cex:dateUtc="2026-01-22T19:59:00Z"/>
  <w16cex:commentExtensible w16cex:durableId="69E122C5" w16cex:dateUtc="2026-01-22T20:03:00Z"/>
  <w16cex:commentExtensible w16cex:durableId="5F997FE5" w16cex:dateUtc="2026-01-22T20:09:00Z"/>
  <w16cex:commentExtensible w16cex:durableId="5F9741E1" w16cex:dateUtc="2026-01-22T20:12:00Z"/>
  <w16cex:commentExtensible w16cex:durableId="5D0155C3" w16cex:dateUtc="2026-01-22T20:19:00Z"/>
  <w16cex:commentExtensible w16cex:durableId="517B140C" w16cex:dateUtc="2026-01-22T20:20:00Z"/>
  <w16cex:commentExtensible w16cex:durableId="01A34DF5" w16cex:dateUtc="2026-01-21T20:30:00Z"/>
  <w16cex:commentExtensible w16cex:durableId="22FB6833" w16cex:dateUtc="2026-01-22T20:26:00Z"/>
  <w16cex:commentExtensible w16cex:durableId="3B08DACA" w16cex:dateUtc="2026-01-22T20:32:00Z"/>
  <w16cex:commentExtensible w16cex:durableId="0FCC8F34" w16cex:dateUtc="2026-01-22T20:27:00Z"/>
  <w16cex:commentExtensible w16cex:durableId="1868F8EA" w16cex:dateUtc="2026-01-22T20:29:00Z"/>
  <w16cex:commentExtensible w16cex:durableId="042878AE" w16cex:dateUtc="2026-01-22T20:45:00Z"/>
  <w16cex:commentExtensible w16cex:durableId="4178BA80" w16cex:dateUtc="2026-01-22T2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00F2F0" w16cid:durableId="045DA7B3"/>
  <w16cid:commentId w16cid:paraId="46AD3282" w16cid:durableId="44F944E9"/>
  <w16cid:commentId w16cid:paraId="021AA5A3" w16cid:durableId="70F78F6F"/>
  <w16cid:commentId w16cid:paraId="3C0E61E0" w16cid:durableId="04877BB3"/>
  <w16cid:commentId w16cid:paraId="03E1A00A" w16cid:durableId="08A0932E"/>
  <w16cid:commentId w16cid:paraId="02C0CCDF" w16cid:durableId="10290F4A"/>
  <w16cid:commentId w16cid:paraId="610531CA" w16cid:durableId="69E122C5"/>
  <w16cid:commentId w16cid:paraId="507F3998" w16cid:durableId="5F997FE5"/>
  <w16cid:commentId w16cid:paraId="1360D79A" w16cid:durableId="5F9741E1"/>
  <w16cid:commentId w16cid:paraId="07A38A72" w16cid:durableId="5D0155C3"/>
  <w16cid:commentId w16cid:paraId="24A3653F" w16cid:durableId="517B140C"/>
  <w16cid:commentId w16cid:paraId="414CD3DB" w16cid:durableId="01A34DF5"/>
  <w16cid:commentId w16cid:paraId="51FC2481" w16cid:durableId="22FB6833"/>
  <w16cid:commentId w16cid:paraId="5653AEFB" w16cid:durableId="3B08DACA"/>
  <w16cid:commentId w16cid:paraId="0AAEFE9D" w16cid:durableId="0FCC8F34"/>
  <w16cid:commentId w16cid:paraId="56305635" w16cid:durableId="1868F8EA"/>
  <w16cid:commentId w16cid:paraId="60603099" w16cid:durableId="042878AE"/>
  <w16cid:commentId w16cid:paraId="64B6E6DA" w16cid:durableId="4178BA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2EC20" w14:textId="77777777" w:rsidR="00B04A48" w:rsidRDefault="00B04A48">
      <w:pPr>
        <w:spacing w:line="240" w:lineRule="auto"/>
      </w:pPr>
      <w:r>
        <w:separator/>
      </w:r>
    </w:p>
  </w:endnote>
  <w:endnote w:type="continuationSeparator" w:id="0">
    <w:p w14:paraId="634A446B" w14:textId="77777777" w:rsidR="00B04A48" w:rsidRDefault="00B04A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Light">
    <w:charset w:val="00"/>
    <w:family w:val="auto"/>
    <w:pitch w:val="variable"/>
    <w:sig w:usb0="2000020F" w:usb1="00000003" w:usb2="00000000" w:usb3="00000000" w:csb0="00000197" w:csb1="00000000"/>
    <w:embedRegular r:id="rId1" w:fontKey="{BC1605E6-9842-4715-BA9C-5541DB1917A7}"/>
    <w:embedBold r:id="rId2" w:fontKey="{FE975920-2618-4F4E-B81D-A366077D100D}"/>
  </w:font>
  <w:font w:name="Calibri">
    <w:altName w:val="Calibri"/>
    <w:panose1 w:val="020F0502020204030204"/>
    <w:charset w:val="00"/>
    <w:family w:val="swiss"/>
    <w:pitch w:val="variable"/>
    <w:sig w:usb0="E4002EFF" w:usb1="C200247B" w:usb2="00000009" w:usb3="00000000" w:csb0="000001FF" w:csb1="00000000"/>
    <w:embedRegular r:id="rId3" w:fontKey="{BCAD6715-2BE8-4F35-A26A-4ECB42022C99}"/>
    <w:embedItalic r:id="rId4" w:fontKey="{D4B8995D-3C01-45B1-8B12-4B64CAC590F7}"/>
  </w:font>
  <w:font w:name="Montserrat">
    <w:charset w:val="00"/>
    <w:family w:val="auto"/>
    <w:pitch w:val="variable"/>
    <w:sig w:usb0="2000020F" w:usb1="00000003" w:usb2="00000000" w:usb3="00000000" w:csb0="00000197" w:csb1="00000000"/>
    <w:embedRegular r:id="rId5" w:fontKey="{37778F01-2C48-4945-AF06-7D6A657D2F44}"/>
    <w:embedBold r:id="rId6" w:fontKey="{2425A801-D19C-440D-82F2-1C3426BE1F84}"/>
    <w:embedItalic r:id="rId7" w:fontKey="{2040F335-3B64-438F-8743-8788949B98D8}"/>
  </w:font>
  <w:font w:name="Book Antiqua">
    <w:panose1 w:val="02040602050305030304"/>
    <w:charset w:val="00"/>
    <w:family w:val="roman"/>
    <w:pitch w:val="variable"/>
    <w:sig w:usb0="00000287" w:usb1="00000000" w:usb2="00000000" w:usb3="00000000" w:csb0="0000009F" w:csb1="00000000"/>
    <w:embedRegular r:id="rId8" w:fontKey="{0F73FDE2-9347-49F3-B56F-F179CA1322BF}"/>
  </w:font>
  <w:font w:name="Cambria">
    <w:panose1 w:val="02040503050406030204"/>
    <w:charset w:val="00"/>
    <w:family w:val="roman"/>
    <w:pitch w:val="variable"/>
    <w:sig w:usb0="E00006FF" w:usb1="420024FF" w:usb2="02000000" w:usb3="00000000" w:csb0="0000019F" w:csb1="00000000"/>
    <w:embedRegular r:id="rId9" w:fontKey="{68610F70-9F96-4D7C-AD2C-80B1B5C4EAE8}"/>
  </w:font>
  <w:font w:name="Segoe UI">
    <w:panose1 w:val="020B0502040204020203"/>
    <w:charset w:val="00"/>
    <w:family w:val="swiss"/>
    <w:pitch w:val="variable"/>
    <w:sig w:usb0="E4002EFF" w:usb1="C000E47F" w:usb2="00000009" w:usb3="00000000" w:csb0="000001FF" w:csb1="00000000"/>
    <w:embedRegular r:id="rId10" w:fontKey="{607CD660-DB07-441A-93B9-AECB6FA4436E}"/>
  </w:font>
  <w:font w:name="Aptos">
    <w:charset w:val="00"/>
    <w:family w:val="swiss"/>
    <w:pitch w:val="variable"/>
    <w:sig w:usb0="20000287" w:usb1="00000003" w:usb2="00000000" w:usb3="00000000" w:csb0="0000019F" w:csb1="00000000"/>
    <w:embedRegular r:id="rId11" w:fontKey="{EBA6D09E-FF4E-4D5B-BC99-784C925C0A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6111" w14:textId="77777777" w:rsidR="00C81D24" w:rsidRDefault="00E423A5">
    <w:pPr>
      <w:pBdr>
        <w:top w:val="nil"/>
        <w:left w:val="nil"/>
        <w:bottom w:val="nil"/>
        <w:right w:val="nil"/>
        <w:between w:val="nil"/>
      </w:pBdr>
      <w:tabs>
        <w:tab w:val="center" w:pos="4680"/>
        <w:tab w:val="right" w:pos="9360"/>
      </w:tabs>
      <w:spacing w:line="240" w:lineRule="auto"/>
      <w:rPr>
        <w:rFonts w:ascii="Calibri" w:eastAsia="Calibri" w:hAnsi="Calibri" w:cs="Calibri"/>
        <w:color w:val="636363"/>
        <w:highlight w:val="yellow"/>
      </w:rPr>
    </w:pPr>
    <w:r>
      <w:rPr>
        <w:noProof/>
      </w:rPr>
      <w:drawing>
        <wp:anchor distT="19050" distB="19050" distL="19050" distR="19050" simplePos="0" relativeHeight="251658240" behindDoc="0" locked="0" layoutInCell="1" hidden="0" allowOverlap="1" wp14:anchorId="58D86119" wp14:editId="58D8611A">
          <wp:simplePos x="0" y="0"/>
          <wp:positionH relativeFrom="column">
            <wp:posOffset>5684736</wp:posOffset>
          </wp:positionH>
          <wp:positionV relativeFrom="paragraph">
            <wp:posOffset>114300</wp:posOffset>
          </wp:positionV>
          <wp:extent cx="925614" cy="441960"/>
          <wp:effectExtent l="0" t="0" r="0" b="0"/>
          <wp:wrapSquare wrapText="bothSides" distT="19050" distB="19050" distL="19050" distR="1905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7481" b="7481"/>
                  <a:stretch>
                    <a:fillRect/>
                  </a:stretch>
                </pic:blipFill>
                <pic:spPr>
                  <a:xfrm>
                    <a:off x="0" y="0"/>
                    <a:ext cx="925614" cy="441960"/>
                  </a:xfrm>
                  <a:prstGeom prst="rect">
                    <a:avLst/>
                  </a:prstGeom>
                  <a:ln/>
                </pic:spPr>
              </pic:pic>
            </a:graphicData>
          </a:graphic>
        </wp:anchor>
      </w:drawing>
    </w:r>
  </w:p>
  <w:tbl>
    <w:tblPr>
      <w:tblStyle w:val="a0"/>
      <w:tblW w:w="6945" w:type="dxa"/>
      <w:tblInd w:w="0" w:type="dxa"/>
      <w:tblLayout w:type="fixed"/>
      <w:tblLook w:val="0600" w:firstRow="0" w:lastRow="0" w:firstColumn="0" w:lastColumn="0" w:noHBand="1" w:noVBand="1"/>
    </w:tblPr>
    <w:tblGrid>
      <w:gridCol w:w="630"/>
      <w:gridCol w:w="6315"/>
    </w:tblGrid>
    <w:tr w:rsidR="00C81D24" w14:paraId="58D86114" w14:textId="77777777">
      <w:trPr>
        <w:trHeight w:val="620"/>
      </w:trPr>
      <w:tc>
        <w:tcPr>
          <w:tcW w:w="630" w:type="dxa"/>
          <w:shd w:val="clear" w:color="auto" w:fill="6E7C7C"/>
          <w:tcMar>
            <w:top w:w="0" w:type="dxa"/>
            <w:left w:w="0" w:type="dxa"/>
            <w:bottom w:w="0" w:type="dxa"/>
            <w:right w:w="0" w:type="dxa"/>
          </w:tcMar>
          <w:vAlign w:val="center"/>
        </w:tcPr>
        <w:p w14:paraId="58D86112" w14:textId="65FD6D4E" w:rsidR="00C81D24" w:rsidRDefault="00E423A5">
          <w:pPr>
            <w:tabs>
              <w:tab w:val="center" w:pos="4680"/>
              <w:tab w:val="right" w:pos="9360"/>
            </w:tabs>
            <w:spacing w:line="240" w:lineRule="auto"/>
            <w:ind w:left="0" w:right="90"/>
            <w:jc w:val="center"/>
            <w:rPr>
              <w:color w:val="FFFFFF"/>
            </w:rPr>
          </w:pPr>
          <w:r>
            <w:rPr>
              <w:color w:val="FFFFFF"/>
            </w:rPr>
            <w:t xml:space="preserve">  </w:t>
          </w:r>
          <w:r>
            <w:rPr>
              <w:color w:val="FFFFFF"/>
            </w:rPr>
            <w:fldChar w:fldCharType="begin"/>
          </w:r>
          <w:r>
            <w:rPr>
              <w:color w:val="FFFFFF"/>
            </w:rPr>
            <w:instrText>PAGE</w:instrText>
          </w:r>
          <w:r>
            <w:rPr>
              <w:color w:val="FFFFFF"/>
            </w:rPr>
            <w:fldChar w:fldCharType="separate"/>
          </w:r>
          <w:r w:rsidR="00EF6383">
            <w:rPr>
              <w:noProof/>
              <w:color w:val="FFFFFF"/>
            </w:rPr>
            <w:t>1</w:t>
          </w:r>
          <w:r>
            <w:rPr>
              <w:color w:val="FFFFFF"/>
            </w:rPr>
            <w:fldChar w:fldCharType="end"/>
          </w:r>
        </w:p>
      </w:tc>
      <w:tc>
        <w:tcPr>
          <w:tcW w:w="6315" w:type="dxa"/>
          <w:tcMar>
            <w:top w:w="100" w:type="dxa"/>
            <w:left w:w="100" w:type="dxa"/>
            <w:bottom w:w="100" w:type="dxa"/>
            <w:right w:w="100" w:type="dxa"/>
          </w:tcMar>
          <w:vAlign w:val="center"/>
        </w:tcPr>
        <w:p w14:paraId="58D86113" w14:textId="77777777" w:rsidR="00C81D24" w:rsidRDefault="00E423A5">
          <w:pPr>
            <w:tabs>
              <w:tab w:val="center" w:pos="4680"/>
              <w:tab w:val="right" w:pos="9360"/>
            </w:tabs>
            <w:spacing w:line="240" w:lineRule="auto"/>
            <w:ind w:left="60"/>
            <w:rPr>
              <w:rFonts w:ascii="Montserrat" w:eastAsia="Montserrat" w:hAnsi="Montserrat" w:cs="Montserrat"/>
            </w:rPr>
          </w:pPr>
          <w:r>
            <w:rPr>
              <w:rFonts w:ascii="Montserrat" w:eastAsia="Montserrat" w:hAnsi="Montserrat" w:cs="Montserrat"/>
            </w:rPr>
            <w:t xml:space="preserve">January 12 </w:t>
          </w:r>
          <w:r>
            <w:rPr>
              <w:rFonts w:ascii="Montserrat" w:eastAsia="Montserrat" w:hAnsi="Montserrat" w:cs="Montserrat"/>
              <w:color w:val="C2D500"/>
            </w:rPr>
            <w:t>|</w:t>
          </w:r>
          <w:r>
            <w:rPr>
              <w:rFonts w:ascii="Montserrat" w:eastAsia="Montserrat" w:hAnsi="Montserrat" w:cs="Montserrat"/>
            </w:rPr>
            <w:t xml:space="preserve"> 2026</w:t>
          </w:r>
        </w:p>
      </w:tc>
    </w:tr>
  </w:tbl>
  <w:p w14:paraId="58D86115" w14:textId="77777777" w:rsidR="00C81D24" w:rsidRDefault="00C81D24">
    <w:pPr>
      <w:tabs>
        <w:tab w:val="center" w:pos="4680"/>
        <w:tab w:val="right" w:pos="9360"/>
      </w:tabs>
      <w:spacing w:line="240" w:lineRule="auto"/>
      <w:ind w:left="60" w:right="2520"/>
      <w:jc w:val="right"/>
      <w:rPr>
        <w:rFonts w:ascii="Calibri" w:eastAsia="Calibri" w:hAnsi="Calibri" w:cs="Calibri"/>
        <w:color w:val="636363"/>
        <w:highlight w:val="yellow"/>
      </w:rPr>
    </w:pPr>
  </w:p>
  <w:p w14:paraId="58D86116" w14:textId="77777777" w:rsidR="00C81D24" w:rsidRDefault="00C81D24">
    <w:pPr>
      <w:tabs>
        <w:tab w:val="center" w:pos="4680"/>
        <w:tab w:val="right" w:pos="9360"/>
      </w:tabs>
      <w:spacing w:line="240" w:lineRule="auto"/>
      <w:ind w:left="60" w:right="2520"/>
      <w:jc w:val="right"/>
      <w:rPr>
        <w:rFonts w:ascii="Calibri" w:eastAsia="Calibri" w:hAnsi="Calibri" w:cs="Calibri"/>
        <w:color w:val="636363"/>
        <w:highlight w:val="yell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E67FE" w14:textId="77777777" w:rsidR="00B04A48" w:rsidRDefault="00B04A48">
      <w:pPr>
        <w:spacing w:line="240" w:lineRule="auto"/>
      </w:pPr>
      <w:r>
        <w:separator/>
      </w:r>
    </w:p>
  </w:footnote>
  <w:footnote w:type="continuationSeparator" w:id="0">
    <w:p w14:paraId="42638088" w14:textId="77777777" w:rsidR="00B04A48" w:rsidRDefault="00B04A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78E25" w14:textId="061CBC5D" w:rsidR="00EF6383" w:rsidRDefault="00EF6383">
    <w:pPr>
      <w:pStyle w:val="Header"/>
    </w:pPr>
    <w:r>
      <w:rPr>
        <w:noProof/>
      </w:rPr>
      <mc:AlternateContent>
        <mc:Choice Requires="wps">
          <w:drawing>
            <wp:anchor distT="0" distB="0" distL="0" distR="0" simplePos="0" relativeHeight="251660288" behindDoc="0" locked="0" layoutInCell="1" allowOverlap="1" wp14:anchorId="1772E406" wp14:editId="5F9CF9AB">
              <wp:simplePos x="635" y="635"/>
              <wp:positionH relativeFrom="page">
                <wp:align>center</wp:align>
              </wp:positionH>
              <wp:positionV relativeFrom="page">
                <wp:align>top</wp:align>
              </wp:positionV>
              <wp:extent cx="945515" cy="446405"/>
              <wp:effectExtent l="0" t="0" r="6985" b="10795"/>
              <wp:wrapNone/>
              <wp:docPr id="135081852"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5515" cy="446405"/>
                      </a:xfrm>
                      <a:prstGeom prst="rect">
                        <a:avLst/>
                      </a:prstGeom>
                      <a:noFill/>
                      <a:ln>
                        <a:noFill/>
                      </a:ln>
                    </wps:spPr>
                    <wps:txbx>
                      <w:txbxContent>
                        <w:p w14:paraId="7FDA417D" w14:textId="730F680B" w:rsidR="00EF6383" w:rsidRPr="00EF6383" w:rsidRDefault="00EF6383" w:rsidP="00EF6383">
                          <w:pPr>
                            <w:rPr>
                              <w:rFonts w:ascii="Aptos" w:eastAsia="Aptos" w:hAnsi="Aptos" w:cs="Aptos"/>
                              <w:noProof/>
                              <w:color w:val="000000"/>
                              <w:sz w:val="22"/>
                              <w:szCs w:val="22"/>
                            </w:rPr>
                          </w:pPr>
                          <w:r w:rsidRPr="00EF6383">
                            <w:rPr>
                              <w:rFonts w:ascii="Aptos" w:eastAsia="Aptos" w:hAnsi="Aptos" w:cs="Aptos"/>
                              <w:noProof/>
                              <w:color w:val="000000"/>
                              <w:sz w:val="22"/>
                              <w:szCs w:val="22"/>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772E406" id="_x0000_t202" coordsize="21600,21600" o:spt="202" path="m,l,21600r21600,l21600,xe">
              <v:stroke joinstyle="miter"/>
              <v:path gradientshapeok="t" o:connecttype="rect"/>
            </v:shapetype>
            <v:shape id="Text Box 2" o:spid="_x0000_s1026" type="#_x0000_t202" alt="INTERNAL" style="position:absolute;left:0;text-align:left;margin-left:0;margin-top:0;width:74.45pt;height:35.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" filled="f" stroked="f">
              <v:textbox style="mso-fit-shape-to-text:t" inset="0,15pt,0,0">
                <w:txbxContent>
                  <w:p w14:paraId="7FDA417D" w14:textId="730F680B" w:rsidR="00EF6383" w:rsidRPr="00EF6383" w:rsidRDefault="00EF6383" w:rsidP="00EF6383">
                    <w:pPr>
                      <w:rPr>
                        <w:rFonts w:ascii="Aptos" w:eastAsia="Aptos" w:hAnsi="Aptos" w:cs="Aptos"/>
                        <w:noProof/>
                        <w:color w:val="000000"/>
                        <w:sz w:val="22"/>
                        <w:szCs w:val="22"/>
                      </w:rPr>
                    </w:pPr>
                    <w:r w:rsidRPr="00EF6383">
                      <w:rPr>
                        <w:rFonts w:ascii="Aptos" w:eastAsia="Aptos" w:hAnsi="Aptos" w:cs="Aptos"/>
                        <w:noProof/>
                        <w:color w:val="000000"/>
                        <w:sz w:val="22"/>
                        <w:szCs w:val="22"/>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610B" w14:textId="6FF04E97" w:rsidR="00C81D24" w:rsidRDefault="00EF6383">
    <w:pPr>
      <w:pBdr>
        <w:top w:val="nil"/>
        <w:left w:val="nil"/>
        <w:bottom w:val="nil"/>
        <w:right w:val="nil"/>
        <w:between w:val="nil"/>
      </w:pBdr>
      <w:tabs>
        <w:tab w:val="center" w:pos="4680"/>
        <w:tab w:val="right" w:pos="9360"/>
      </w:tabs>
      <w:spacing w:before="432" w:line="240" w:lineRule="auto"/>
      <w:rPr>
        <w:color w:val="636363"/>
        <w:sz w:val="20"/>
        <w:szCs w:val="20"/>
      </w:rPr>
    </w:pPr>
    <w:r>
      <w:rPr>
        <w:noProof/>
        <w:color w:val="636363"/>
        <w:sz w:val="20"/>
        <w:szCs w:val="20"/>
      </w:rPr>
      <mc:AlternateContent>
        <mc:Choice Requires="wps">
          <w:drawing>
            <wp:anchor distT="0" distB="0" distL="0" distR="0" simplePos="0" relativeHeight="251661312" behindDoc="0" locked="0" layoutInCell="1" allowOverlap="1" wp14:anchorId="7103EDFD" wp14:editId="36F41A82">
              <wp:simplePos x="635" y="635"/>
              <wp:positionH relativeFrom="page">
                <wp:align>center</wp:align>
              </wp:positionH>
              <wp:positionV relativeFrom="page">
                <wp:align>top</wp:align>
              </wp:positionV>
              <wp:extent cx="945515" cy="446405"/>
              <wp:effectExtent l="0" t="0" r="6985" b="10795"/>
              <wp:wrapNone/>
              <wp:docPr id="203905829"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5515" cy="446405"/>
                      </a:xfrm>
                      <a:prstGeom prst="rect">
                        <a:avLst/>
                      </a:prstGeom>
                      <a:noFill/>
                      <a:ln>
                        <a:noFill/>
                      </a:ln>
                    </wps:spPr>
                    <wps:txbx>
                      <w:txbxContent>
                        <w:p w14:paraId="471F9203" w14:textId="213149BE" w:rsidR="00EF6383" w:rsidRPr="00EF6383" w:rsidRDefault="00EF6383" w:rsidP="00EF6383">
                          <w:pPr>
                            <w:rPr>
                              <w:rFonts w:ascii="Aptos" w:eastAsia="Aptos" w:hAnsi="Aptos" w:cs="Aptos"/>
                              <w:noProof/>
                              <w:color w:val="000000"/>
                              <w:sz w:val="22"/>
                              <w:szCs w:val="22"/>
                            </w:rPr>
                          </w:pPr>
                          <w:r w:rsidRPr="00EF6383">
                            <w:rPr>
                              <w:rFonts w:ascii="Aptos" w:eastAsia="Aptos" w:hAnsi="Aptos" w:cs="Aptos"/>
                              <w:noProof/>
                              <w:color w:val="000000"/>
                              <w:sz w:val="22"/>
                              <w:szCs w:val="22"/>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103EDFD" id="_x0000_t202" coordsize="21600,21600" o:spt="202" path="m,l,21600r21600,l21600,xe">
              <v:stroke joinstyle="miter"/>
              <v:path gradientshapeok="t" o:connecttype="rect"/>
            </v:shapetype>
            <v:shape id="Text Box 3" o:spid="_x0000_s1027" type="#_x0000_t202" alt="INTERNAL" style="position:absolute;left:0;text-align:left;margin-left:0;margin-top:0;width:74.45pt;height:35.1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" filled="f" stroked="f">
              <v:textbox style="mso-fit-shape-to-text:t" inset="0,15pt,0,0">
                <w:txbxContent>
                  <w:p w14:paraId="471F9203" w14:textId="213149BE" w:rsidR="00EF6383" w:rsidRPr="00EF6383" w:rsidRDefault="00EF6383" w:rsidP="00EF6383">
                    <w:pPr>
                      <w:rPr>
                        <w:rFonts w:ascii="Aptos" w:eastAsia="Aptos" w:hAnsi="Aptos" w:cs="Aptos"/>
                        <w:noProof/>
                        <w:color w:val="000000"/>
                        <w:sz w:val="22"/>
                        <w:szCs w:val="22"/>
                      </w:rPr>
                    </w:pPr>
                    <w:r w:rsidRPr="00EF6383">
                      <w:rPr>
                        <w:rFonts w:ascii="Aptos" w:eastAsia="Aptos" w:hAnsi="Aptos" w:cs="Aptos"/>
                        <w:noProof/>
                        <w:color w:val="000000"/>
                        <w:sz w:val="22"/>
                        <w:szCs w:val="22"/>
                      </w:rPr>
                      <w:t>INTERNAL</w:t>
                    </w:r>
                  </w:p>
                </w:txbxContent>
              </v:textbox>
              <w10:wrap anchorx="page" anchory="page"/>
            </v:shape>
          </w:pict>
        </mc:Fallback>
      </mc:AlternateContent>
    </w:r>
  </w:p>
  <w:tbl>
    <w:tblPr>
      <w:tblStyle w:val="a"/>
      <w:tblW w:w="10890" w:type="dxa"/>
      <w:tblInd w:w="-75" w:type="dxa"/>
      <w:tblLayout w:type="fixed"/>
      <w:tblLook w:val="0600" w:firstRow="0" w:lastRow="0" w:firstColumn="0" w:lastColumn="0" w:noHBand="1" w:noVBand="1"/>
    </w:tblPr>
    <w:tblGrid>
      <w:gridCol w:w="2715"/>
      <w:gridCol w:w="165"/>
      <w:gridCol w:w="8010"/>
    </w:tblGrid>
    <w:tr w:rsidR="00C81D24" w14:paraId="58D8610F" w14:textId="77777777">
      <w:trPr>
        <w:trHeight w:val="1155"/>
      </w:trPr>
      <w:tc>
        <w:tcPr>
          <w:tcW w:w="2715" w:type="dxa"/>
          <w:shd w:val="clear" w:color="auto" w:fill="1A2936"/>
          <w:tcMar>
            <w:top w:w="100" w:type="dxa"/>
            <w:left w:w="100" w:type="dxa"/>
            <w:bottom w:w="100" w:type="dxa"/>
            <w:right w:w="100" w:type="dxa"/>
          </w:tcMar>
        </w:tcPr>
        <w:p w14:paraId="58D8610C" w14:textId="77777777" w:rsidR="00C81D24" w:rsidRDefault="00E423A5">
          <w:pPr>
            <w:tabs>
              <w:tab w:val="center" w:pos="4680"/>
              <w:tab w:val="right" w:pos="9360"/>
            </w:tabs>
            <w:spacing w:line="240" w:lineRule="auto"/>
            <w:ind w:left="40"/>
            <w:jc w:val="center"/>
            <w:rPr>
              <w:color w:val="636363"/>
              <w:sz w:val="20"/>
              <w:szCs w:val="20"/>
            </w:rPr>
          </w:pPr>
          <w:r>
            <w:rPr>
              <w:noProof/>
              <w:color w:val="636363"/>
              <w:sz w:val="20"/>
              <w:szCs w:val="20"/>
            </w:rPr>
            <w:drawing>
              <wp:inline distT="114300" distB="114300" distL="114300" distR="114300" wp14:anchorId="58D86117" wp14:editId="58D86118">
                <wp:extent cx="1590675" cy="5461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90675" cy="546100"/>
                        </a:xfrm>
                        <a:prstGeom prst="rect">
                          <a:avLst/>
                        </a:prstGeom>
                        <a:ln/>
                      </pic:spPr>
                    </pic:pic>
                  </a:graphicData>
                </a:graphic>
              </wp:inline>
            </w:drawing>
          </w:r>
        </w:p>
      </w:tc>
      <w:tc>
        <w:tcPr>
          <w:tcW w:w="165" w:type="dxa"/>
          <w:tcMar>
            <w:top w:w="0" w:type="dxa"/>
            <w:left w:w="0" w:type="dxa"/>
            <w:bottom w:w="0" w:type="dxa"/>
            <w:right w:w="0" w:type="dxa"/>
          </w:tcMar>
        </w:tcPr>
        <w:p w14:paraId="58D8610D" w14:textId="77777777" w:rsidR="00C81D24" w:rsidRDefault="00C81D24">
          <w:pPr>
            <w:tabs>
              <w:tab w:val="center" w:pos="4680"/>
              <w:tab w:val="right" w:pos="9360"/>
            </w:tabs>
            <w:spacing w:before="432" w:line="240" w:lineRule="auto"/>
            <w:rPr>
              <w:color w:val="636363"/>
              <w:sz w:val="20"/>
              <w:szCs w:val="20"/>
            </w:rPr>
          </w:pPr>
        </w:p>
      </w:tc>
      <w:tc>
        <w:tcPr>
          <w:tcW w:w="8010" w:type="dxa"/>
          <w:shd w:val="clear" w:color="auto" w:fill="E4E7E7"/>
          <w:tcMar>
            <w:top w:w="100" w:type="dxa"/>
            <w:left w:w="100" w:type="dxa"/>
            <w:bottom w:w="100" w:type="dxa"/>
            <w:right w:w="100" w:type="dxa"/>
          </w:tcMar>
          <w:vAlign w:val="center"/>
        </w:tcPr>
        <w:p w14:paraId="58D8610E" w14:textId="77777777" w:rsidR="00C81D24" w:rsidRDefault="00E423A5">
          <w:pPr>
            <w:tabs>
              <w:tab w:val="center" w:pos="4680"/>
              <w:tab w:val="right" w:pos="9360"/>
            </w:tabs>
            <w:spacing w:line="240" w:lineRule="auto"/>
            <w:ind w:left="0"/>
          </w:pPr>
          <w:r>
            <w:t xml:space="preserve">  </w:t>
          </w:r>
          <w:r>
            <w:rPr>
              <w:rFonts w:ascii="Montserrat" w:eastAsia="Montserrat" w:hAnsi="Montserrat" w:cs="Montserrat"/>
              <w:b/>
              <w:bCs/>
              <w:color w:val="007DA5"/>
            </w:rPr>
            <w:t>Statement of Work</w:t>
          </w:r>
          <w:r>
            <w:t xml:space="preserve"> |  #1  |  Residential Solutions (RS) Application</w:t>
          </w:r>
        </w:p>
      </w:tc>
    </w:tr>
  </w:tbl>
  <w:p w14:paraId="58D86110" w14:textId="77777777" w:rsidR="00C81D24" w:rsidRDefault="00C81D24">
    <w:pPr>
      <w:pBdr>
        <w:top w:val="nil"/>
        <w:left w:val="nil"/>
        <w:bottom w:val="nil"/>
        <w:right w:val="nil"/>
        <w:between w:val="nil"/>
      </w:pBdr>
      <w:tabs>
        <w:tab w:val="center" w:pos="4680"/>
        <w:tab w:val="right" w:pos="9360"/>
      </w:tabs>
      <w:spacing w:line="240" w:lineRule="auto"/>
      <w:ind w:left="0"/>
      <w:rPr>
        <w:color w:val="636363"/>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7C9F2" w14:textId="44532DDF" w:rsidR="00EF6383" w:rsidRDefault="00EF6383">
    <w:pPr>
      <w:pStyle w:val="Header"/>
    </w:pPr>
    <w:r>
      <w:rPr>
        <w:noProof/>
      </w:rPr>
      <mc:AlternateContent>
        <mc:Choice Requires="wps">
          <w:drawing>
            <wp:anchor distT="0" distB="0" distL="0" distR="0" simplePos="0" relativeHeight="251659264" behindDoc="0" locked="0" layoutInCell="1" allowOverlap="1" wp14:anchorId="46138D97" wp14:editId="0E6E84EC">
              <wp:simplePos x="635" y="635"/>
              <wp:positionH relativeFrom="page">
                <wp:align>center</wp:align>
              </wp:positionH>
              <wp:positionV relativeFrom="page">
                <wp:align>top</wp:align>
              </wp:positionV>
              <wp:extent cx="945515" cy="446405"/>
              <wp:effectExtent l="0" t="0" r="6985" b="10795"/>
              <wp:wrapNone/>
              <wp:docPr id="656428421"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5515" cy="446405"/>
                      </a:xfrm>
                      <a:prstGeom prst="rect">
                        <a:avLst/>
                      </a:prstGeom>
                      <a:noFill/>
                      <a:ln>
                        <a:noFill/>
                      </a:ln>
                    </wps:spPr>
                    <wps:txbx>
                      <w:txbxContent>
                        <w:p w14:paraId="0EDFA4DC" w14:textId="34C4549A" w:rsidR="00EF6383" w:rsidRPr="00EF6383" w:rsidRDefault="00EF6383" w:rsidP="00EF6383">
                          <w:pPr>
                            <w:rPr>
                              <w:rFonts w:ascii="Aptos" w:eastAsia="Aptos" w:hAnsi="Aptos" w:cs="Aptos"/>
                              <w:noProof/>
                              <w:color w:val="000000"/>
                              <w:sz w:val="22"/>
                              <w:szCs w:val="22"/>
                            </w:rPr>
                          </w:pPr>
                          <w:r w:rsidRPr="00EF6383">
                            <w:rPr>
                              <w:rFonts w:ascii="Aptos" w:eastAsia="Aptos" w:hAnsi="Aptos" w:cs="Aptos"/>
                              <w:noProof/>
                              <w:color w:val="000000"/>
                              <w:sz w:val="22"/>
                              <w:szCs w:val="22"/>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138D97" id="_x0000_t202" coordsize="21600,21600" o:spt="202" path="m,l,21600r21600,l21600,xe">
              <v:stroke joinstyle="miter"/>
              <v:path gradientshapeok="t" o:connecttype="rect"/>
            </v:shapetype>
            <v:shape id="Text Box 1" o:spid="_x0000_s1028" type="#_x0000_t202" alt="INTERNAL" style="position:absolute;left:0;text-align:left;margin-left:0;margin-top:0;width:74.45pt;height:35.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" filled="f" stroked="f">
              <v:textbox style="mso-fit-shape-to-text:t" inset="0,15pt,0,0">
                <w:txbxContent>
                  <w:p w14:paraId="0EDFA4DC" w14:textId="34C4549A" w:rsidR="00EF6383" w:rsidRPr="00EF6383" w:rsidRDefault="00EF6383" w:rsidP="00EF6383">
                    <w:pPr>
                      <w:rPr>
                        <w:rFonts w:ascii="Aptos" w:eastAsia="Aptos" w:hAnsi="Aptos" w:cs="Aptos"/>
                        <w:noProof/>
                        <w:color w:val="000000"/>
                        <w:sz w:val="22"/>
                        <w:szCs w:val="22"/>
                      </w:rPr>
                    </w:pPr>
                    <w:r w:rsidRPr="00EF6383">
                      <w:rPr>
                        <w:rFonts w:ascii="Aptos" w:eastAsia="Aptos" w:hAnsi="Aptos" w:cs="Aptos"/>
                        <w:noProof/>
                        <w:color w:val="000000"/>
                        <w:sz w:val="22"/>
                        <w:szCs w:val="22"/>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CCF03"/>
    <w:multiLevelType w:val="hybridMultilevel"/>
    <w:tmpl w:val="14E02B38"/>
    <w:lvl w:ilvl="0" w:tplc="791CCD66">
      <w:start w:val="1"/>
      <w:numFmt w:val="decimal"/>
      <w:lvlText w:val="%1."/>
      <w:lvlJc w:val="left"/>
      <w:pPr>
        <w:ind w:left="720" w:hanging="360"/>
      </w:pPr>
    </w:lvl>
    <w:lvl w:ilvl="1" w:tplc="71567EB8">
      <w:start w:val="1"/>
      <w:numFmt w:val="lowerLetter"/>
      <w:lvlText w:val="%2."/>
      <w:lvlJc w:val="left"/>
      <w:pPr>
        <w:ind w:left="1440" w:hanging="360"/>
      </w:pPr>
    </w:lvl>
    <w:lvl w:ilvl="2" w:tplc="E248A2BC">
      <w:start w:val="1"/>
      <w:numFmt w:val="lowerRoman"/>
      <w:lvlText w:val="%3."/>
      <w:lvlJc w:val="right"/>
      <w:pPr>
        <w:ind w:left="2160" w:hanging="180"/>
      </w:pPr>
    </w:lvl>
    <w:lvl w:ilvl="3" w:tplc="AD9A686C">
      <w:start w:val="1"/>
      <w:numFmt w:val="upperLetter"/>
      <w:lvlText w:val="%4."/>
      <w:lvlJc w:val="left"/>
      <w:pPr>
        <w:ind w:left="2880" w:hanging="360"/>
      </w:pPr>
    </w:lvl>
    <w:lvl w:ilvl="4" w:tplc="84066C48">
      <w:start w:val="1"/>
      <w:numFmt w:val="lowerLetter"/>
      <w:lvlText w:val="%5."/>
      <w:lvlJc w:val="left"/>
      <w:pPr>
        <w:ind w:left="3600" w:hanging="360"/>
      </w:pPr>
    </w:lvl>
    <w:lvl w:ilvl="5" w:tplc="A798F536">
      <w:start w:val="1"/>
      <w:numFmt w:val="lowerRoman"/>
      <w:lvlText w:val="%6."/>
      <w:lvlJc w:val="right"/>
      <w:pPr>
        <w:ind w:left="4320" w:hanging="180"/>
      </w:pPr>
    </w:lvl>
    <w:lvl w:ilvl="6" w:tplc="CFDCC792">
      <w:start w:val="1"/>
      <w:numFmt w:val="decimal"/>
      <w:lvlText w:val="%7."/>
      <w:lvlJc w:val="left"/>
      <w:pPr>
        <w:ind w:left="5040" w:hanging="360"/>
      </w:pPr>
    </w:lvl>
    <w:lvl w:ilvl="7" w:tplc="DD2A11C4">
      <w:start w:val="1"/>
      <w:numFmt w:val="lowerLetter"/>
      <w:lvlText w:val="%8."/>
      <w:lvlJc w:val="left"/>
      <w:pPr>
        <w:ind w:left="5760" w:hanging="360"/>
      </w:pPr>
    </w:lvl>
    <w:lvl w:ilvl="8" w:tplc="061002D0">
      <w:start w:val="1"/>
      <w:numFmt w:val="lowerRoman"/>
      <w:lvlText w:val="%9."/>
      <w:lvlJc w:val="right"/>
      <w:pPr>
        <w:ind w:left="6480" w:hanging="180"/>
      </w:pPr>
    </w:lvl>
  </w:abstractNum>
  <w:abstractNum w:abstractNumId="1" w15:restartNumberingAfterBreak="0">
    <w:nsid w:val="19D89ADD"/>
    <w:multiLevelType w:val="hybridMultilevel"/>
    <w:tmpl w:val="FFFFFFFF"/>
    <w:lvl w:ilvl="0" w:tplc="A0D20852">
      <w:start w:val="1"/>
      <w:numFmt w:val="bullet"/>
      <w:lvlText w:val=""/>
      <w:lvlJc w:val="left"/>
      <w:pPr>
        <w:ind w:left="720" w:hanging="360"/>
      </w:pPr>
      <w:rPr>
        <w:rFonts w:ascii="Symbol" w:hAnsi="Symbol" w:hint="default"/>
      </w:rPr>
    </w:lvl>
    <w:lvl w:ilvl="1" w:tplc="AB6A77F0">
      <w:start w:val="1"/>
      <w:numFmt w:val="bullet"/>
      <w:lvlText w:val="o"/>
      <w:lvlJc w:val="left"/>
      <w:pPr>
        <w:ind w:left="1440" w:hanging="360"/>
      </w:pPr>
      <w:rPr>
        <w:rFonts w:ascii="Courier New" w:hAnsi="Courier New" w:hint="default"/>
      </w:rPr>
    </w:lvl>
    <w:lvl w:ilvl="2" w:tplc="B604288A">
      <w:start w:val="1"/>
      <w:numFmt w:val="bullet"/>
      <w:lvlText w:val=""/>
      <w:lvlJc w:val="left"/>
      <w:pPr>
        <w:ind w:left="2160" w:hanging="360"/>
      </w:pPr>
      <w:rPr>
        <w:rFonts w:ascii="Wingdings" w:hAnsi="Wingdings" w:hint="default"/>
      </w:rPr>
    </w:lvl>
    <w:lvl w:ilvl="3" w:tplc="A48071FE">
      <w:start w:val="1"/>
      <w:numFmt w:val="bullet"/>
      <w:lvlText w:val=""/>
      <w:lvlJc w:val="left"/>
      <w:pPr>
        <w:ind w:left="2880" w:hanging="360"/>
      </w:pPr>
      <w:rPr>
        <w:rFonts w:ascii="Symbol" w:hAnsi="Symbol" w:hint="default"/>
      </w:rPr>
    </w:lvl>
    <w:lvl w:ilvl="4" w:tplc="BDEA3910">
      <w:start w:val="1"/>
      <w:numFmt w:val="bullet"/>
      <w:lvlText w:val="o"/>
      <w:lvlJc w:val="left"/>
      <w:pPr>
        <w:ind w:left="3600" w:hanging="360"/>
      </w:pPr>
      <w:rPr>
        <w:rFonts w:ascii="Courier New" w:hAnsi="Courier New" w:hint="default"/>
      </w:rPr>
    </w:lvl>
    <w:lvl w:ilvl="5" w:tplc="7354B98A">
      <w:start w:val="1"/>
      <w:numFmt w:val="bullet"/>
      <w:lvlText w:val=""/>
      <w:lvlJc w:val="left"/>
      <w:pPr>
        <w:ind w:left="4320" w:hanging="360"/>
      </w:pPr>
      <w:rPr>
        <w:rFonts w:ascii="Wingdings" w:hAnsi="Wingdings" w:hint="default"/>
      </w:rPr>
    </w:lvl>
    <w:lvl w:ilvl="6" w:tplc="82BE3676">
      <w:start w:val="1"/>
      <w:numFmt w:val="bullet"/>
      <w:lvlText w:val=""/>
      <w:lvlJc w:val="left"/>
      <w:pPr>
        <w:ind w:left="5040" w:hanging="360"/>
      </w:pPr>
      <w:rPr>
        <w:rFonts w:ascii="Symbol" w:hAnsi="Symbol" w:hint="default"/>
      </w:rPr>
    </w:lvl>
    <w:lvl w:ilvl="7" w:tplc="B73C135A">
      <w:start w:val="1"/>
      <w:numFmt w:val="bullet"/>
      <w:lvlText w:val="o"/>
      <w:lvlJc w:val="left"/>
      <w:pPr>
        <w:ind w:left="5760" w:hanging="360"/>
      </w:pPr>
      <w:rPr>
        <w:rFonts w:ascii="Courier New" w:hAnsi="Courier New" w:hint="default"/>
      </w:rPr>
    </w:lvl>
    <w:lvl w:ilvl="8" w:tplc="C57A5EA0">
      <w:start w:val="1"/>
      <w:numFmt w:val="bullet"/>
      <w:lvlText w:val=""/>
      <w:lvlJc w:val="left"/>
      <w:pPr>
        <w:ind w:left="6480" w:hanging="360"/>
      </w:pPr>
      <w:rPr>
        <w:rFonts w:ascii="Wingdings" w:hAnsi="Wingdings" w:hint="default"/>
      </w:rPr>
    </w:lvl>
  </w:abstractNum>
  <w:abstractNum w:abstractNumId="2" w15:restartNumberingAfterBreak="0">
    <w:nsid w:val="1C0635C5"/>
    <w:multiLevelType w:val="hybridMultilevel"/>
    <w:tmpl w:val="114CF346"/>
    <w:lvl w:ilvl="0" w:tplc="04090013">
      <w:start w:val="1"/>
      <w:numFmt w:val="upperRoman"/>
      <w:lvlText w:val="%1."/>
      <w:lvlJc w:val="righ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 w15:restartNumberingAfterBreak="0">
    <w:nsid w:val="269F58A0"/>
    <w:multiLevelType w:val="multilevel"/>
    <w:tmpl w:val="5040F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694ABC"/>
    <w:multiLevelType w:val="multilevel"/>
    <w:tmpl w:val="0B0E6A2A"/>
    <w:lvl w:ilvl="0">
      <w:start w:val="1"/>
      <w:numFmt w:val="decimal"/>
      <w:lvlText w:val="%1."/>
      <w:lvlJc w:val="left"/>
      <w:pPr>
        <w:ind w:left="720" w:hanging="72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upperLetter"/>
      <w:lvlText w:val="%4."/>
      <w:lvlJc w:val="left"/>
      <w:pPr>
        <w:ind w:left="2160" w:hanging="360"/>
      </w:pPr>
      <w:rPr>
        <w:rFonts w:hint="default"/>
      </w:rPr>
    </w:lvl>
    <w:lvl w:ilvl="4">
      <w:start w:val="1"/>
      <w:numFmt w:val="decimal"/>
      <w:lvlText w:val="%5."/>
      <w:lvlJc w:val="left"/>
      <w:pPr>
        <w:ind w:left="2520" w:hanging="360"/>
      </w:pPr>
    </w:lvl>
    <w:lvl w:ilvl="5">
      <w:start w:val="1"/>
      <w:numFmt w:val="lowerRoman"/>
      <w:lvlText w:val="%6."/>
      <w:lvlJc w:val="righ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right"/>
      <w:pPr>
        <w:ind w:left="3960" w:hanging="360"/>
      </w:pPr>
      <w:rPr>
        <w:rFonts w:hint="default"/>
      </w:rPr>
    </w:lvl>
  </w:abstractNum>
  <w:abstractNum w:abstractNumId="5" w15:restartNumberingAfterBreak="0">
    <w:nsid w:val="361F7B12"/>
    <w:multiLevelType w:val="multilevel"/>
    <w:tmpl w:val="8BB4E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F200A0"/>
    <w:multiLevelType w:val="multilevel"/>
    <w:tmpl w:val="32183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7193DB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5A2E6D"/>
    <w:multiLevelType w:val="hybridMultilevel"/>
    <w:tmpl w:val="81D401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6E1211"/>
    <w:multiLevelType w:val="multilevel"/>
    <w:tmpl w:val="B8DEC56A"/>
    <w:lvl w:ilvl="0">
      <w:start w:val="1"/>
      <w:numFmt w:val="decimal"/>
      <w:lvlText w:val="%1."/>
      <w:lvlJc w:val="left"/>
      <w:pPr>
        <w:ind w:left="720" w:hanging="72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bullet"/>
      <w:lvlText w:val=""/>
      <w:lvlJc w:val="left"/>
      <w:pPr>
        <w:ind w:left="2160" w:hanging="360"/>
      </w:pPr>
      <w:rPr>
        <w:rFonts w:ascii="Symbol" w:hAnsi="Symbol" w:hint="default"/>
      </w:rPr>
    </w:lvl>
    <w:lvl w:ilvl="4">
      <w:start w:val="1"/>
      <w:numFmt w:val="lowerLetter"/>
      <w:lvlText w:val="%5."/>
      <w:lvlJc w:val="left"/>
      <w:pPr>
        <w:ind w:left="2520" w:hanging="360"/>
      </w:pPr>
      <w:rPr>
        <w:rFonts w:hint="default"/>
      </w:rPr>
    </w:lvl>
    <w:lvl w:ilvl="5">
      <w:start w:val="1"/>
      <w:numFmt w:val="lowerRoman"/>
      <w:lvlText w:val="%6."/>
      <w:lvlJc w:val="righ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right"/>
      <w:pPr>
        <w:ind w:left="3960" w:hanging="360"/>
      </w:pPr>
      <w:rPr>
        <w:rFonts w:hint="default"/>
      </w:rPr>
    </w:lvl>
  </w:abstractNum>
  <w:abstractNum w:abstractNumId="10" w15:restartNumberingAfterBreak="0">
    <w:nsid w:val="54796E12"/>
    <w:multiLevelType w:val="multilevel"/>
    <w:tmpl w:val="154EC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8C579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20440C6"/>
    <w:multiLevelType w:val="hybridMultilevel"/>
    <w:tmpl w:val="7FC8B338"/>
    <w:lvl w:ilvl="0" w:tplc="EE2A772C">
      <w:start w:val="4"/>
      <w:numFmt w:val="upperRoman"/>
      <w:lvlText w:val="%1."/>
      <w:lvlJc w:val="righ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31E43D"/>
    <w:multiLevelType w:val="hybridMultilevel"/>
    <w:tmpl w:val="317839BC"/>
    <w:lvl w:ilvl="0" w:tplc="2A2AF0EE">
      <w:start w:val="1"/>
      <w:numFmt w:val="decimal"/>
      <w:lvlText w:val="%1."/>
      <w:lvlJc w:val="left"/>
      <w:pPr>
        <w:ind w:left="720" w:hanging="360"/>
      </w:pPr>
    </w:lvl>
    <w:lvl w:ilvl="1" w:tplc="66A2AD2A">
      <w:start w:val="1"/>
      <w:numFmt w:val="lowerLetter"/>
      <w:lvlText w:val="%2."/>
      <w:lvlJc w:val="left"/>
      <w:pPr>
        <w:ind w:left="1440" w:hanging="360"/>
      </w:pPr>
    </w:lvl>
    <w:lvl w:ilvl="2" w:tplc="8E66798C">
      <w:start w:val="1"/>
      <w:numFmt w:val="lowerRoman"/>
      <w:lvlText w:val="%3."/>
      <w:lvlJc w:val="right"/>
      <w:pPr>
        <w:ind w:left="2160" w:hanging="180"/>
      </w:pPr>
    </w:lvl>
    <w:lvl w:ilvl="3" w:tplc="7C3CA9EE">
      <w:start w:val="2"/>
      <w:numFmt w:val="upperLetter"/>
      <w:lvlText w:val="%4."/>
      <w:lvlJc w:val="left"/>
      <w:pPr>
        <w:ind w:left="2880" w:hanging="360"/>
      </w:pPr>
    </w:lvl>
    <w:lvl w:ilvl="4" w:tplc="B3BE2382">
      <w:start w:val="1"/>
      <w:numFmt w:val="lowerLetter"/>
      <w:lvlText w:val="%5."/>
      <w:lvlJc w:val="left"/>
      <w:pPr>
        <w:ind w:left="3600" w:hanging="360"/>
      </w:pPr>
    </w:lvl>
    <w:lvl w:ilvl="5" w:tplc="93B05B2A">
      <w:start w:val="1"/>
      <w:numFmt w:val="lowerRoman"/>
      <w:lvlText w:val="%6."/>
      <w:lvlJc w:val="right"/>
      <w:pPr>
        <w:ind w:left="4320" w:hanging="180"/>
      </w:pPr>
    </w:lvl>
    <w:lvl w:ilvl="6" w:tplc="E4784CFA">
      <w:start w:val="1"/>
      <w:numFmt w:val="decimal"/>
      <w:lvlText w:val="%7."/>
      <w:lvlJc w:val="left"/>
      <w:pPr>
        <w:ind w:left="5040" w:hanging="360"/>
      </w:pPr>
    </w:lvl>
    <w:lvl w:ilvl="7" w:tplc="748CC064">
      <w:start w:val="1"/>
      <w:numFmt w:val="lowerLetter"/>
      <w:lvlText w:val="%8."/>
      <w:lvlJc w:val="left"/>
      <w:pPr>
        <w:ind w:left="5760" w:hanging="360"/>
      </w:pPr>
    </w:lvl>
    <w:lvl w:ilvl="8" w:tplc="649AD82E">
      <w:start w:val="1"/>
      <w:numFmt w:val="lowerRoman"/>
      <w:lvlText w:val="%9."/>
      <w:lvlJc w:val="right"/>
      <w:pPr>
        <w:ind w:left="6480" w:hanging="180"/>
      </w:pPr>
    </w:lvl>
  </w:abstractNum>
  <w:abstractNum w:abstractNumId="14" w15:restartNumberingAfterBreak="0">
    <w:nsid w:val="7D73799C"/>
    <w:multiLevelType w:val="hybridMultilevel"/>
    <w:tmpl w:val="DD1C33F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3">
      <w:start w:val="1"/>
      <w:numFmt w:val="upperRoman"/>
      <w:lvlText w:val="%3."/>
      <w:lvlJc w:val="righ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FF779BF"/>
    <w:multiLevelType w:val="multilevel"/>
    <w:tmpl w:val="B45A4ECE"/>
    <w:lvl w:ilvl="0">
      <w:start w:val="1"/>
      <w:numFmt w:val="decimal"/>
      <w:lvlText w:val="2.%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80713427">
    <w:abstractNumId w:val="15"/>
  </w:num>
  <w:num w:numId="2" w16cid:durableId="1875773421">
    <w:abstractNumId w:val="10"/>
  </w:num>
  <w:num w:numId="3" w16cid:durableId="550189260">
    <w:abstractNumId w:val="6"/>
  </w:num>
  <w:num w:numId="4" w16cid:durableId="1915578621">
    <w:abstractNumId w:val="3"/>
  </w:num>
  <w:num w:numId="5" w16cid:durableId="672489782">
    <w:abstractNumId w:val="5"/>
  </w:num>
  <w:num w:numId="6" w16cid:durableId="1795437774">
    <w:abstractNumId w:val="7"/>
  </w:num>
  <w:num w:numId="7" w16cid:durableId="1910924092">
    <w:abstractNumId w:val="11"/>
  </w:num>
  <w:num w:numId="8" w16cid:durableId="1515220781">
    <w:abstractNumId w:val="1"/>
  </w:num>
  <w:num w:numId="9" w16cid:durableId="457072051">
    <w:abstractNumId w:val="13"/>
  </w:num>
  <w:num w:numId="10" w16cid:durableId="1000809236">
    <w:abstractNumId w:val="0"/>
  </w:num>
  <w:num w:numId="11" w16cid:durableId="1151753615">
    <w:abstractNumId w:val="4"/>
  </w:num>
  <w:num w:numId="12" w16cid:durableId="1998343688">
    <w:abstractNumId w:val="8"/>
  </w:num>
  <w:num w:numId="13" w16cid:durableId="708264938">
    <w:abstractNumId w:val="2"/>
  </w:num>
  <w:num w:numId="14" w16cid:durableId="652032166">
    <w:abstractNumId w:val="12"/>
  </w:num>
  <w:num w:numId="15" w16cid:durableId="417754231">
    <w:abstractNumId w:val="14"/>
  </w:num>
  <w:num w:numId="16" w16cid:durableId="94450639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ina, Kate">
    <w15:presenceInfo w15:providerId="AD" w15:userId="S::Kate.Angina@duke-energy.com::2d8a2be2-d31b-4063-9087-550c8d39a6f1"/>
  </w15:person>
  <w15:person w15:author="Angina, Kate [2]">
    <w15:presenceInfo w15:providerId="AD" w15:userId="S::kate.angina@duke-energy.com::2d8a2be2-d31b-4063-9087-550c8d39a6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D24"/>
    <w:rsid w:val="00033476"/>
    <w:rsid w:val="000A1484"/>
    <w:rsid w:val="000A5AF1"/>
    <w:rsid w:val="000D7E4A"/>
    <w:rsid w:val="000E75B7"/>
    <w:rsid w:val="000F6300"/>
    <w:rsid w:val="00102B80"/>
    <w:rsid w:val="00111020"/>
    <w:rsid w:val="001378F3"/>
    <w:rsid w:val="001571C7"/>
    <w:rsid w:val="00162FFA"/>
    <w:rsid w:val="001A22AB"/>
    <w:rsid w:val="001B70F9"/>
    <w:rsid w:val="001C3817"/>
    <w:rsid w:val="001F68E9"/>
    <w:rsid w:val="00246863"/>
    <w:rsid w:val="00296C8B"/>
    <w:rsid w:val="002C1494"/>
    <w:rsid w:val="002C78A0"/>
    <w:rsid w:val="002F26D8"/>
    <w:rsid w:val="003025F3"/>
    <w:rsid w:val="003155BE"/>
    <w:rsid w:val="0034361F"/>
    <w:rsid w:val="00380DD2"/>
    <w:rsid w:val="0039583D"/>
    <w:rsid w:val="003C27A1"/>
    <w:rsid w:val="003E44F3"/>
    <w:rsid w:val="00455EFB"/>
    <w:rsid w:val="004911D3"/>
    <w:rsid w:val="00512FD2"/>
    <w:rsid w:val="00564088"/>
    <w:rsid w:val="00572066"/>
    <w:rsid w:val="005955C5"/>
    <w:rsid w:val="005A1E91"/>
    <w:rsid w:val="005B428A"/>
    <w:rsid w:val="005D4CD1"/>
    <w:rsid w:val="006008BE"/>
    <w:rsid w:val="00680F0C"/>
    <w:rsid w:val="00694F78"/>
    <w:rsid w:val="007137A8"/>
    <w:rsid w:val="00722C7C"/>
    <w:rsid w:val="00732B9E"/>
    <w:rsid w:val="00755F35"/>
    <w:rsid w:val="00790E1E"/>
    <w:rsid w:val="007C18BB"/>
    <w:rsid w:val="00831471"/>
    <w:rsid w:val="0083230C"/>
    <w:rsid w:val="0086270F"/>
    <w:rsid w:val="008A09DF"/>
    <w:rsid w:val="00962143"/>
    <w:rsid w:val="009704B9"/>
    <w:rsid w:val="009756AD"/>
    <w:rsid w:val="009B6EDF"/>
    <w:rsid w:val="009F131A"/>
    <w:rsid w:val="00A067C4"/>
    <w:rsid w:val="00A14593"/>
    <w:rsid w:val="00A36C81"/>
    <w:rsid w:val="00A818C0"/>
    <w:rsid w:val="00AB7A83"/>
    <w:rsid w:val="00AD12AB"/>
    <w:rsid w:val="00AD13B4"/>
    <w:rsid w:val="00B04A48"/>
    <w:rsid w:val="00B14FB5"/>
    <w:rsid w:val="00B15F2B"/>
    <w:rsid w:val="00B266E8"/>
    <w:rsid w:val="00B311C2"/>
    <w:rsid w:val="00B3219D"/>
    <w:rsid w:val="00B734E6"/>
    <w:rsid w:val="00BB24A4"/>
    <w:rsid w:val="00BB6AE6"/>
    <w:rsid w:val="00BB70E6"/>
    <w:rsid w:val="00BE2562"/>
    <w:rsid w:val="00C314A5"/>
    <w:rsid w:val="00C535EB"/>
    <w:rsid w:val="00C75F05"/>
    <w:rsid w:val="00C81D24"/>
    <w:rsid w:val="00CA4CDA"/>
    <w:rsid w:val="00CC37C9"/>
    <w:rsid w:val="00CC49CF"/>
    <w:rsid w:val="00CF4E89"/>
    <w:rsid w:val="00D0171F"/>
    <w:rsid w:val="00D123D2"/>
    <w:rsid w:val="00D41363"/>
    <w:rsid w:val="00D93CA2"/>
    <w:rsid w:val="00DA6779"/>
    <w:rsid w:val="00DA733D"/>
    <w:rsid w:val="00E13C10"/>
    <w:rsid w:val="00E2651A"/>
    <w:rsid w:val="00E423A5"/>
    <w:rsid w:val="00E7351D"/>
    <w:rsid w:val="00EB6B62"/>
    <w:rsid w:val="00EF6383"/>
    <w:rsid w:val="00F16336"/>
    <w:rsid w:val="00F20E7C"/>
    <w:rsid w:val="00F51BEF"/>
    <w:rsid w:val="00F81433"/>
    <w:rsid w:val="00FF3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8606F"/>
  <w15:docId w15:val="{CA4C3E8F-A0F0-4335-978C-4E44B560E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Light" w:eastAsia="Montserrat Light" w:hAnsi="Montserrat Light" w:cs="Montserrat Light"/>
        <w:color w:val="6E7C7C"/>
        <w:sz w:val="18"/>
        <w:szCs w:val="18"/>
        <w:lang w:val="en" w:eastAsia="en-US" w:bidi="ar-SA"/>
      </w:rPr>
    </w:rPrDefault>
    <w:pPrDefault>
      <w:pPr>
        <w:spacing w:line="360" w:lineRule="auto"/>
        <w:ind w:left="-80" w:right="5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color w:val="C2D500"/>
      <w:sz w:val="40"/>
      <w:szCs w:val="40"/>
    </w:rPr>
  </w:style>
  <w:style w:type="paragraph" w:styleId="Heading2">
    <w:name w:val="heading 2"/>
    <w:basedOn w:val="Normal"/>
    <w:next w:val="Normal"/>
    <w:uiPriority w:val="9"/>
    <w:semiHidden/>
    <w:unhideWhenUsed/>
    <w:qFormat/>
    <w:pPr>
      <w:keepNext/>
      <w:keepLines/>
      <w:spacing w:before="40" w:line="259" w:lineRule="auto"/>
      <w:ind w:left="576" w:hanging="576"/>
      <w:outlineLvl w:val="1"/>
    </w:pPr>
    <w:rPr>
      <w:rFonts w:ascii="Calibri" w:eastAsia="Calibri" w:hAnsi="Calibri" w:cs="Calibri"/>
      <w:color w:val="0F4766"/>
      <w:sz w:val="26"/>
      <w:szCs w:val="26"/>
    </w:rPr>
  </w:style>
  <w:style w:type="paragraph" w:styleId="Heading3">
    <w:name w:val="heading 3"/>
    <w:basedOn w:val="Normal"/>
    <w:next w:val="Normal"/>
    <w:uiPriority w:val="9"/>
    <w:semiHidden/>
    <w:unhideWhenUsed/>
    <w:qFormat/>
    <w:pPr>
      <w:keepNext/>
      <w:keepLines/>
      <w:spacing w:before="40" w:line="259" w:lineRule="auto"/>
      <w:ind w:left="720" w:hanging="720"/>
      <w:outlineLvl w:val="2"/>
    </w:pPr>
    <w:rPr>
      <w:rFonts w:ascii="Calibri" w:eastAsia="Calibri" w:hAnsi="Calibri" w:cs="Calibri"/>
      <w:color w:val="610917"/>
      <w:sz w:val="24"/>
      <w:szCs w:val="24"/>
    </w:rPr>
  </w:style>
  <w:style w:type="paragraph" w:styleId="Heading4">
    <w:name w:val="heading 4"/>
    <w:basedOn w:val="Normal"/>
    <w:next w:val="Normal"/>
    <w:uiPriority w:val="9"/>
    <w:semiHidden/>
    <w:unhideWhenUsed/>
    <w:qFormat/>
    <w:pPr>
      <w:keepNext/>
      <w:keepLines/>
      <w:spacing w:before="40" w:line="259" w:lineRule="auto"/>
      <w:ind w:left="864" w:hanging="864"/>
      <w:outlineLvl w:val="3"/>
    </w:pPr>
    <w:rPr>
      <w:rFonts w:ascii="Calibri" w:eastAsia="Calibri" w:hAnsi="Calibri" w:cs="Calibri"/>
      <w:i/>
      <w:iCs/>
      <w:color w:val="920E23"/>
      <w:sz w:val="22"/>
      <w:szCs w:val="22"/>
    </w:rPr>
  </w:style>
  <w:style w:type="paragraph" w:styleId="Heading5">
    <w:name w:val="heading 5"/>
    <w:basedOn w:val="Normal"/>
    <w:next w:val="Normal"/>
    <w:uiPriority w:val="9"/>
    <w:semiHidden/>
    <w:unhideWhenUsed/>
    <w:qFormat/>
    <w:pPr>
      <w:keepNext/>
      <w:keepLines/>
      <w:spacing w:before="40" w:line="259" w:lineRule="auto"/>
      <w:ind w:left="1008" w:hanging="1008"/>
      <w:outlineLvl w:val="4"/>
    </w:pPr>
    <w:rPr>
      <w:rFonts w:ascii="Calibri" w:eastAsia="Calibri" w:hAnsi="Calibri" w:cs="Calibri"/>
      <w:color w:val="920E23"/>
      <w:sz w:val="22"/>
      <w:szCs w:val="22"/>
    </w:rPr>
  </w:style>
  <w:style w:type="paragraph" w:styleId="Heading6">
    <w:name w:val="heading 6"/>
    <w:basedOn w:val="Normal"/>
    <w:next w:val="Normal"/>
    <w:uiPriority w:val="9"/>
    <w:semiHidden/>
    <w:unhideWhenUsed/>
    <w:qFormat/>
    <w:pPr>
      <w:keepNext/>
      <w:keepLines/>
      <w:spacing w:before="40" w:line="259" w:lineRule="auto"/>
      <w:ind w:left="1152" w:hanging="1152"/>
      <w:outlineLvl w:val="5"/>
    </w:pPr>
    <w:rPr>
      <w:rFonts w:ascii="Calibri" w:eastAsia="Calibri" w:hAnsi="Calibri" w:cs="Calibri"/>
      <w:color w:val="610917"/>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288" w:lineRule="auto"/>
    </w:pPr>
    <w:rPr>
      <w:rFonts w:ascii="Montserrat" w:eastAsia="Montserrat" w:hAnsi="Montserrat" w:cs="Montserrat"/>
      <w:b/>
      <w:bCs/>
      <w:color w:val="007DA5"/>
      <w:sz w:val="50"/>
      <w:szCs w:val="50"/>
      <w:highlight w:val="white"/>
    </w:rPr>
  </w:style>
  <w:style w:type="paragraph" w:styleId="Subtitle">
    <w:name w:val="Subtitle"/>
    <w:basedOn w:val="Normal"/>
    <w:next w:val="Normal"/>
    <w:uiPriority w:val="11"/>
    <w:qFormat/>
    <w:pPr>
      <w:keepNext/>
      <w:keepLines/>
    </w:pPr>
    <w:rPr>
      <w:rFonts w:ascii="Montserrat" w:eastAsia="Montserrat" w:hAnsi="Montserrat" w:cs="Montserrat"/>
      <w:b/>
      <w:bCs/>
      <w:color w:val="007DA5"/>
      <w:sz w:val="22"/>
      <w:szCs w:val="22"/>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EF6383"/>
    <w:pPr>
      <w:tabs>
        <w:tab w:val="center" w:pos="4680"/>
        <w:tab w:val="right" w:pos="9360"/>
      </w:tabs>
      <w:spacing w:line="240" w:lineRule="auto"/>
    </w:pPr>
  </w:style>
  <w:style w:type="character" w:customStyle="1" w:styleId="HeaderChar">
    <w:name w:val="Header Char"/>
    <w:basedOn w:val="DefaultParagraphFont"/>
    <w:link w:val="Header"/>
    <w:uiPriority w:val="99"/>
    <w:rsid w:val="00EF6383"/>
  </w:style>
  <w:style w:type="paragraph" w:styleId="Revision">
    <w:name w:val="Revision"/>
    <w:hidden/>
    <w:uiPriority w:val="99"/>
    <w:semiHidden/>
    <w:rsid w:val="00D41363"/>
    <w:pPr>
      <w:spacing w:line="240" w:lineRule="auto"/>
      <w:ind w:left="0" w:right="0"/>
    </w:pPr>
  </w:style>
  <w:style w:type="character" w:styleId="CommentReference">
    <w:name w:val="annotation reference"/>
    <w:basedOn w:val="DefaultParagraphFont"/>
    <w:semiHidden/>
    <w:unhideWhenUsed/>
    <w:rsid w:val="00A36C81"/>
    <w:rPr>
      <w:sz w:val="16"/>
      <w:szCs w:val="16"/>
    </w:rPr>
  </w:style>
  <w:style w:type="paragraph" w:styleId="CommentText">
    <w:name w:val="annotation text"/>
    <w:basedOn w:val="Normal"/>
    <w:link w:val="CommentTextChar"/>
    <w:unhideWhenUsed/>
    <w:rsid w:val="00A36C81"/>
    <w:pPr>
      <w:spacing w:line="240" w:lineRule="auto"/>
    </w:pPr>
    <w:rPr>
      <w:sz w:val="20"/>
      <w:szCs w:val="20"/>
    </w:rPr>
  </w:style>
  <w:style w:type="character" w:customStyle="1" w:styleId="CommentTextChar">
    <w:name w:val="Comment Text Char"/>
    <w:basedOn w:val="DefaultParagraphFont"/>
    <w:link w:val="CommentText"/>
    <w:rsid w:val="00A36C81"/>
    <w:rPr>
      <w:sz w:val="20"/>
      <w:szCs w:val="20"/>
    </w:rPr>
  </w:style>
  <w:style w:type="paragraph" w:styleId="CommentSubject">
    <w:name w:val="annotation subject"/>
    <w:basedOn w:val="CommentText"/>
    <w:next w:val="CommentText"/>
    <w:link w:val="CommentSubjectChar"/>
    <w:uiPriority w:val="99"/>
    <w:semiHidden/>
    <w:unhideWhenUsed/>
    <w:rsid w:val="00A36C81"/>
    <w:rPr>
      <w:b/>
      <w:bCs/>
    </w:rPr>
  </w:style>
  <w:style w:type="character" w:customStyle="1" w:styleId="CommentSubjectChar">
    <w:name w:val="Comment Subject Char"/>
    <w:basedOn w:val="CommentTextChar"/>
    <w:link w:val="CommentSubject"/>
    <w:uiPriority w:val="99"/>
    <w:semiHidden/>
    <w:rsid w:val="00A36C81"/>
    <w:rPr>
      <w:b/>
      <w:bCs/>
      <w:sz w:val="20"/>
      <w:szCs w:val="20"/>
    </w:rPr>
  </w:style>
  <w:style w:type="table" w:styleId="TableGrid">
    <w:name w:val="Table Grid"/>
    <w:basedOn w:val="TableNormal"/>
    <w:uiPriority w:val="39"/>
    <w:rsid w:val="003958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9583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aliases w:val="List Paragraph - Bullet,List Paragraph1,Numbered Standard,Bullet Styles para,lp1,TOC style,List Paragraph - RFP,Bullet OSM,Bullet,Bullet List,FooterText,Proposal Bullet List,TOC etc.,Numbered Para 1,Dot pt,No Spacing1,Indicator Text"/>
    <w:basedOn w:val="Normal"/>
    <w:link w:val="ListParagraphChar"/>
    <w:uiPriority w:val="34"/>
    <w:qFormat/>
    <w:rsid w:val="00BB24A4"/>
    <w:pPr>
      <w:ind w:left="720"/>
      <w:contextualSpacing/>
    </w:pPr>
    <w:rPr>
      <w:lang w:eastAsia="ja-JP"/>
    </w:rPr>
  </w:style>
  <w:style w:type="paragraph" w:customStyle="1" w:styleId="Default">
    <w:name w:val="Default"/>
    <w:rsid w:val="00572066"/>
    <w:pPr>
      <w:autoSpaceDE w:val="0"/>
      <w:autoSpaceDN w:val="0"/>
      <w:adjustRightInd w:val="0"/>
      <w:spacing w:line="240" w:lineRule="auto"/>
      <w:ind w:left="0" w:right="0"/>
    </w:pPr>
    <w:rPr>
      <w:rFonts w:ascii="Book Antiqua" w:eastAsiaTheme="minorHAnsi" w:hAnsi="Book Antiqua" w:cs="Book Antiqua"/>
      <w:color w:val="000000"/>
      <w:sz w:val="24"/>
      <w:szCs w:val="24"/>
      <w:lang w:val="en-US"/>
    </w:rPr>
  </w:style>
  <w:style w:type="character" w:customStyle="1" w:styleId="ListParagraphChar">
    <w:name w:val="List Paragraph Char"/>
    <w:aliases w:val="List Paragraph - Bullet Char,List Paragraph1 Char,Numbered Standard Char,Bullet Styles para Char,lp1 Char,TOC style Char,List Paragraph - RFP Char,Bullet OSM Char,Bullet Char,Bullet List Char,FooterText Char,Proposal Bullet List Char"/>
    <w:basedOn w:val="DefaultParagraphFont"/>
    <w:link w:val="ListParagraph"/>
    <w:qFormat/>
    <w:rsid w:val="001A22AB"/>
    <w:rPr>
      <w:lang w:eastAsia="ja-JP"/>
    </w:rPr>
  </w:style>
  <w:style w:type="character" w:styleId="Hyperlink">
    <w:name w:val="Hyperlink"/>
    <w:basedOn w:val="DefaultParagraphFont"/>
    <w:uiPriority w:val="99"/>
    <w:unhideWhenUsed/>
    <w:rsid w:val="009756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amy@orase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BEA86-9DE2-49D0-80DC-75B367E08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5094</Words>
  <Characters>29444</Characters>
  <Application>Microsoft Office Word</Application>
  <DocSecurity>0</DocSecurity>
  <Lines>452</Lines>
  <Paragraphs>94</Paragraphs>
  <ScaleCrop>false</ScaleCrop>
  <Company>Duke Energy</Company>
  <LinksUpToDate>false</LinksUpToDate>
  <CharactersWithSpaces>34444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Angina, Kate</dc:creator>
  <cp:lastModifiedBy>Angina, Kate</cp:lastModifiedBy>
  <cp:revision>2</cp:revision>
  <dcterms:created xsi:type="dcterms:W3CDTF">2026-01-23T00:17:00Z</dcterms:created>
  <dcterms:modified xsi:type="dcterms:W3CDTF">2026-01-23T00:17:00Z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27204d85,80d2f7c,c275b25</vt:lpwstr>
  </property>
  <property fmtid="{D5CDD505-2E9C-101B-9397-08002B2CF9AE}" pid="3" name="ClassificationContentMarkingHeaderFontProps">
    <vt:lpwstr>#000000,11,Aptos</vt:lpwstr>
  </property>
  <property fmtid="{D5CDD505-2E9C-101B-9397-08002B2CF9AE}" pid="4" name="ClassificationContentMarkingHeaderText">
    <vt:lpwstr>INTERNAL</vt:lpwstr>
  </property>
  <property fmtid="{D5CDD505-2E9C-101B-9397-08002B2CF9AE}" pid="5" name="MSIP_Label_a89be057-b751-42b3-9c6c-4039cb60262e_Enabled">
    <vt:lpwstr>true</vt:lpwstr>
  </property>
  <property fmtid="{D5CDD505-2E9C-101B-9397-08002B2CF9AE}" pid="6" name="MSIP_Label_a89be057-b751-42b3-9c6c-4039cb60262e_SetDate">
    <vt:lpwstr>2026-01-14T17:24:40Z</vt:lpwstr>
  </property>
  <property fmtid="{D5CDD505-2E9C-101B-9397-08002B2CF9AE}" pid="7" name="MSIP_Label_a89be057-b751-42b3-9c6c-4039cb60262e_Method">
    <vt:lpwstr>Standard</vt:lpwstr>
  </property>
  <property fmtid="{D5CDD505-2E9C-101B-9397-08002B2CF9AE}" pid="8" name="MSIP_Label_a89be057-b751-42b3-9c6c-4039cb60262e_Name">
    <vt:lpwstr>Internal</vt:lpwstr>
  </property>
  <property fmtid="{D5CDD505-2E9C-101B-9397-08002B2CF9AE}" pid="9" name="MSIP_Label_a89be057-b751-42b3-9c6c-4039cb60262e_SiteId">
    <vt:lpwstr>2ede383a-7e1f-4357-a846-85886b2c0c4d</vt:lpwstr>
  </property>
  <property fmtid="{D5CDD505-2E9C-101B-9397-08002B2CF9AE}" pid="10" name="MSIP_Label_a89be057-b751-42b3-9c6c-4039cb60262e_ActionId">
    <vt:lpwstr>1de2f6e5-f71e-4d44-93ca-6f1de61ee0d7</vt:lpwstr>
  </property>
  <property fmtid="{D5CDD505-2E9C-101B-9397-08002B2CF9AE}" pid="11" name="MSIP_Label_a89be057-b751-42b3-9c6c-4039cb60262e_ContentBits">
    <vt:lpwstr>1</vt:lpwstr>
  </property>
  <property fmtid="{D5CDD505-2E9C-101B-9397-08002B2CF9AE}" pid="12" name="MSIP_Label_a89be057-b751-42b3-9c6c-4039cb60262e_Tag">
    <vt:lpwstr>10, 3, 0, 1</vt:lpwstr>
  </property>
</Properties>
</file>