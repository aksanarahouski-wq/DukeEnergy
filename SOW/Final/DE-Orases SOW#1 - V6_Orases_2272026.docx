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D8606F" w14:textId="77777777" w:rsidR="00C81D24" w:rsidRDefault="00E423A5">
      <w:pPr>
        <w:pStyle w:val="Title"/>
        <w:spacing w:line="259" w:lineRule="auto"/>
        <w:ind w:left="-90" w:right="0"/>
        <w:rPr>
          <w:b w:val="0"/>
          <w:bCs w:val="0"/>
          <w:color w:val="6E7C7C"/>
        </w:rPr>
      </w:pPr>
      <w:bookmarkStart w:id="0" w:name="_d3sb08ozpwqq" w:colFirst="0" w:colLast="0"/>
      <w:bookmarkEnd w:id="0"/>
      <w:r>
        <w:t xml:space="preserve">Statement of Work </w:t>
      </w:r>
      <w:r>
        <w:rPr>
          <w:b w:val="0"/>
          <w:bCs w:val="0"/>
          <w:color w:val="6E7C7C"/>
        </w:rPr>
        <w:t>#1</w:t>
      </w:r>
    </w:p>
    <w:p w14:paraId="58D86070" w14:textId="7EAEB3A5" w:rsidR="00C81D24" w:rsidRDefault="0047631C">
      <w:pPr>
        <w:rPr>
          <w:rFonts w:ascii="Montserrat" w:eastAsia="Montserrat" w:hAnsi="Montserrat" w:cs="Montserrat"/>
          <w:b/>
          <w:bCs/>
        </w:rPr>
      </w:pPr>
      <w:r>
        <w:rPr>
          <w:rFonts w:ascii="Montserrat" w:eastAsia="Montserrat" w:hAnsi="Montserrat" w:cs="Montserrat"/>
          <w:b/>
          <w:bCs/>
        </w:rPr>
        <w:t>CLIENT</w:t>
      </w:r>
      <w:r w:rsidR="00E423A5">
        <w:rPr>
          <w:rFonts w:ascii="Montserrat" w:eastAsia="Montserrat" w:hAnsi="Montserrat" w:cs="Montserrat"/>
          <w:b/>
          <w:bCs/>
        </w:rPr>
        <w:t xml:space="preserve">: </w:t>
      </w:r>
      <w:r w:rsidR="00E423A5">
        <w:rPr>
          <w:rFonts w:ascii="Montserrat" w:eastAsia="Montserrat" w:hAnsi="Montserrat" w:cs="Montserrat"/>
          <w:b/>
          <w:bCs/>
        </w:rPr>
        <w:tab/>
        <w:t xml:space="preserve">Duke Energy Business Services LLC </w:t>
      </w:r>
    </w:p>
    <w:p w14:paraId="58D86071" w14:textId="77777777" w:rsidR="00C81D24" w:rsidRDefault="00C81D24">
      <w:pPr>
        <w:rPr>
          <w:rFonts w:ascii="Montserrat" w:eastAsia="Montserrat" w:hAnsi="Montserrat" w:cs="Montserrat"/>
          <w:b/>
          <w:bCs/>
          <w:highlight w:val="yellow"/>
        </w:rPr>
      </w:pPr>
    </w:p>
    <w:p w14:paraId="64CC7FA4" w14:textId="18456474" w:rsidR="00BB70E6" w:rsidRDefault="00E423A5" w:rsidP="00EF548B">
      <w:pPr>
        <w:rPr>
          <w:rFonts w:ascii="Montserrat" w:eastAsia="Montserrat" w:hAnsi="Montserrat" w:cs="Montserrat"/>
          <w:lang w:val="en-US"/>
        </w:rPr>
      </w:pPr>
      <w:r>
        <w:rPr>
          <w:rFonts w:ascii="Montserrat" w:eastAsia="Montserrat" w:hAnsi="Montserrat" w:cs="Montserrat"/>
        </w:rPr>
        <w:t>This Statement of Work #1 (</w:t>
      </w:r>
      <w:r>
        <w:rPr>
          <w:rFonts w:ascii="Montserrat" w:eastAsia="Montserrat" w:hAnsi="Montserrat" w:cs="Montserrat"/>
          <w:b/>
          <w:bCs/>
        </w:rPr>
        <w:t>“SOW”</w:t>
      </w:r>
      <w:r>
        <w:rPr>
          <w:rFonts w:ascii="Montserrat" w:eastAsia="Montserrat" w:hAnsi="Montserrat" w:cs="Montserrat"/>
        </w:rPr>
        <w:t>) effective as of</w:t>
      </w:r>
      <w:r>
        <w:rPr>
          <w:rFonts w:ascii="Montserrat" w:eastAsia="Montserrat" w:hAnsi="Montserrat" w:cs="Montserrat"/>
          <w:highlight w:val="yellow"/>
        </w:rPr>
        <w:t xml:space="preserve"> </w:t>
      </w:r>
      <w:r w:rsidR="00EF548B">
        <w:rPr>
          <w:rFonts w:ascii="Montserrat" w:eastAsia="Montserrat" w:hAnsi="Montserrat" w:cs="Montserrat"/>
          <w:highlight w:val="yellow"/>
        </w:rPr>
        <w:t>February</w:t>
      </w:r>
      <w:r>
        <w:rPr>
          <w:rFonts w:ascii="Montserrat" w:eastAsia="Montserrat" w:hAnsi="Montserrat" w:cs="Montserrat"/>
          <w:highlight w:val="yellow"/>
        </w:rPr>
        <w:t xml:space="preserve"> X, 2026</w:t>
      </w:r>
      <w:r>
        <w:rPr>
          <w:rFonts w:ascii="Montserrat" w:eastAsia="Montserrat" w:hAnsi="Montserrat" w:cs="Montserrat"/>
        </w:rPr>
        <w:t xml:space="preserve"> (</w:t>
      </w:r>
      <w:r>
        <w:rPr>
          <w:rFonts w:ascii="Montserrat" w:eastAsia="Montserrat" w:hAnsi="Montserrat" w:cs="Montserrat"/>
          <w:b/>
          <w:bCs/>
        </w:rPr>
        <w:t>“Effective Date”</w:t>
      </w:r>
      <w:r>
        <w:rPr>
          <w:rFonts w:ascii="Montserrat" w:eastAsia="Montserrat" w:hAnsi="Montserrat" w:cs="Montserrat"/>
        </w:rPr>
        <w:t>), by and between Duke Energy Business Services LLC</w:t>
      </w:r>
      <w:r w:rsidR="00BB70E6" w:rsidRPr="00BB70E6">
        <w:rPr>
          <w:rFonts w:ascii="Montserrat" w:eastAsia="Montserrat" w:hAnsi="Montserrat" w:cs="Montserrat"/>
          <w:lang w:val="en-US"/>
        </w:rPr>
        <w:t xml:space="preserve"> </w:t>
      </w:r>
      <w:r w:rsidR="00BB70E6" w:rsidRPr="71849885">
        <w:rPr>
          <w:rFonts w:ascii="Montserrat" w:eastAsia="Montserrat" w:hAnsi="Montserrat" w:cs="Montserrat"/>
          <w:lang w:val="en-US"/>
        </w:rPr>
        <w:t>as agent for and on behalf of Duke Energy Florida, LLC, Duke Energy</w:t>
      </w:r>
      <w:r w:rsidR="002D73A7">
        <w:rPr>
          <w:rFonts w:ascii="Montserrat" w:eastAsia="Montserrat" w:hAnsi="Montserrat" w:cs="Montserrat"/>
          <w:lang w:val="en-US"/>
        </w:rPr>
        <w:t xml:space="preserve"> </w:t>
      </w:r>
      <w:r w:rsidR="00BB70E6" w:rsidRPr="71849885">
        <w:rPr>
          <w:rFonts w:ascii="Montserrat" w:eastAsia="Montserrat" w:hAnsi="Montserrat" w:cs="Montserrat"/>
          <w:lang w:val="en-US"/>
        </w:rPr>
        <w:t>Progress, LLC, Duke Energy Carolinas, LLC, Duke Energy Kentucky, Inc., Duke Energy Ohio, Inc., Duke</w:t>
      </w:r>
    </w:p>
    <w:p w14:paraId="58D86072" w14:textId="0AD6E3AB" w:rsidR="00C81D24" w:rsidRDefault="00BB70E6" w:rsidP="00EF548B">
      <w:pPr>
        <w:spacing w:after="200"/>
        <w:rPr>
          <w:rFonts w:ascii="Montserrat" w:eastAsia="Montserrat" w:hAnsi="Montserrat" w:cs="Montserrat"/>
        </w:rPr>
      </w:pPr>
      <w:r w:rsidRPr="71849885">
        <w:rPr>
          <w:rFonts w:ascii="Montserrat" w:eastAsia="Montserrat" w:hAnsi="Montserrat" w:cs="Montserrat"/>
          <w:lang w:val="en-US"/>
        </w:rPr>
        <w:t xml:space="preserve">Energy Indiana, LLC, and Duke Energy One, Inc. </w:t>
      </w:r>
      <w:r w:rsidR="00E423A5">
        <w:rPr>
          <w:rFonts w:ascii="Montserrat" w:eastAsia="Montserrat" w:hAnsi="Montserrat" w:cs="Montserrat"/>
        </w:rPr>
        <w:t xml:space="preserve"> (</w:t>
      </w:r>
      <w:r w:rsidR="00E423A5">
        <w:rPr>
          <w:rFonts w:ascii="Montserrat" w:eastAsia="Montserrat" w:hAnsi="Montserrat" w:cs="Montserrat"/>
          <w:b/>
          <w:bCs/>
        </w:rPr>
        <w:t>“CLIENT</w:t>
      </w:r>
      <w:r w:rsidR="00E423A5">
        <w:rPr>
          <w:rFonts w:ascii="Montserrat" w:eastAsia="Montserrat" w:hAnsi="Montserrat" w:cs="Montserrat"/>
        </w:rPr>
        <w:t>”</w:t>
      </w:r>
      <w:r>
        <w:rPr>
          <w:rFonts w:ascii="Montserrat" w:eastAsia="Montserrat" w:hAnsi="Montserrat" w:cs="Montserrat"/>
        </w:rPr>
        <w:t xml:space="preserve"> or “Duke Energy”</w:t>
      </w:r>
      <w:r w:rsidR="00E423A5">
        <w:rPr>
          <w:rFonts w:ascii="Montserrat" w:eastAsia="Montserrat" w:hAnsi="Montserrat" w:cs="Montserrat"/>
        </w:rPr>
        <w:t>) with its principal offices located at 525 South Tryon St., Charlotte, NC 28202 and Orases Consulting Corporation (</w:t>
      </w:r>
      <w:r w:rsidR="00E423A5" w:rsidRPr="00EF548B">
        <w:rPr>
          <w:rFonts w:ascii="Montserrat" w:eastAsia="Montserrat" w:hAnsi="Montserrat" w:cs="Montserrat"/>
        </w:rPr>
        <w:t>“</w:t>
      </w:r>
      <w:r w:rsidR="00E423A5">
        <w:rPr>
          <w:rFonts w:ascii="Montserrat" w:eastAsia="Montserrat" w:hAnsi="Montserrat" w:cs="Montserrat"/>
          <w:b/>
          <w:bCs/>
        </w:rPr>
        <w:t>Orases</w:t>
      </w:r>
      <w:r w:rsidR="00E423A5" w:rsidRPr="00EF548B">
        <w:rPr>
          <w:rFonts w:ascii="Montserrat" w:eastAsia="Montserrat" w:hAnsi="Montserrat" w:cs="Montserrat"/>
        </w:rPr>
        <w:t>”</w:t>
      </w:r>
      <w:r>
        <w:rPr>
          <w:rFonts w:ascii="Montserrat" w:eastAsia="Montserrat" w:hAnsi="Montserrat" w:cs="Montserrat"/>
          <w:b/>
          <w:bCs/>
        </w:rPr>
        <w:t xml:space="preserve"> or </w:t>
      </w:r>
      <w:r w:rsidRPr="00EF548B">
        <w:rPr>
          <w:rFonts w:ascii="Montserrat" w:eastAsia="Montserrat" w:hAnsi="Montserrat" w:cs="Montserrat"/>
        </w:rPr>
        <w:t>“</w:t>
      </w:r>
      <w:r>
        <w:rPr>
          <w:rFonts w:ascii="Montserrat" w:eastAsia="Montserrat" w:hAnsi="Montserrat" w:cs="Montserrat"/>
          <w:b/>
          <w:bCs/>
        </w:rPr>
        <w:t>Consultant</w:t>
      </w:r>
      <w:r w:rsidRPr="00EF548B">
        <w:rPr>
          <w:rFonts w:ascii="Montserrat" w:eastAsia="Montserrat" w:hAnsi="Montserrat" w:cs="Montserrat"/>
        </w:rPr>
        <w:t>”</w:t>
      </w:r>
      <w:r w:rsidR="00E423A5">
        <w:rPr>
          <w:rFonts w:ascii="Montserrat" w:eastAsia="Montserrat" w:hAnsi="Montserrat" w:cs="Montserrat"/>
        </w:rPr>
        <w:t xml:space="preserve">) with its principal offices located at 5728 Industry Lane, Frederick, MD 21704, shall serve as SOW to the Master Consulting Services Agreement by and between CLIENT and Orases effective as of </w:t>
      </w:r>
      <w:r w:rsidR="00EF548B">
        <w:rPr>
          <w:rFonts w:ascii="Montserrat" w:eastAsia="Montserrat" w:hAnsi="Montserrat" w:cs="Montserrat"/>
          <w:highlight w:val="yellow"/>
        </w:rPr>
        <w:t>February</w:t>
      </w:r>
      <w:r w:rsidR="00E423A5">
        <w:rPr>
          <w:rFonts w:ascii="Montserrat" w:eastAsia="Montserrat" w:hAnsi="Montserrat" w:cs="Montserrat"/>
          <w:highlight w:val="yellow"/>
        </w:rPr>
        <w:t xml:space="preserve"> X, 2026 </w:t>
      </w:r>
      <w:r w:rsidR="00E423A5">
        <w:rPr>
          <w:rFonts w:ascii="Montserrat" w:eastAsia="Montserrat" w:hAnsi="Montserrat" w:cs="Montserrat"/>
        </w:rPr>
        <w:t>(</w:t>
      </w:r>
      <w:r w:rsidR="00E423A5">
        <w:rPr>
          <w:rFonts w:ascii="Montserrat" w:eastAsia="Montserrat" w:hAnsi="Montserrat" w:cs="Montserrat"/>
          <w:b/>
          <w:bCs/>
        </w:rPr>
        <w:t>“Agreement”</w:t>
      </w:r>
      <w:r w:rsidR="00E423A5">
        <w:rPr>
          <w:rFonts w:ascii="Montserrat" w:eastAsia="Montserrat" w:hAnsi="Montserrat" w:cs="Montserrat"/>
        </w:rPr>
        <w:t>). All terms that are defined in the Agreement will have the same meaning when used in this SOW.</w:t>
      </w:r>
      <w:r w:rsidR="00D93CA2">
        <w:rPr>
          <w:rFonts w:ascii="Montserrat" w:eastAsia="Montserrat" w:hAnsi="Montserrat" w:cs="Montserrat"/>
        </w:rPr>
        <w:t xml:space="preserve"> </w:t>
      </w:r>
      <w:r w:rsidR="00D93CA2" w:rsidRPr="00EF548B">
        <w:rPr>
          <w:rFonts w:ascii="Montserrat" w:eastAsia="Montserrat" w:hAnsi="Montserrat" w:cs="Montserrat"/>
        </w:rPr>
        <w:t xml:space="preserve">Duke Energy and </w:t>
      </w:r>
      <w:r w:rsidR="00D93CA2">
        <w:rPr>
          <w:rFonts w:ascii="Montserrat" w:eastAsia="Montserrat" w:hAnsi="Montserrat" w:cs="Montserrat"/>
        </w:rPr>
        <w:t>Orases</w:t>
      </w:r>
      <w:r w:rsidR="00D93CA2" w:rsidRPr="00EF548B">
        <w:rPr>
          <w:rFonts w:ascii="Montserrat" w:eastAsia="Montserrat" w:hAnsi="Montserrat" w:cs="Montserrat"/>
        </w:rPr>
        <w:t xml:space="preserve"> may sometimes hereinafter be referred to individually as a “</w:t>
      </w:r>
      <w:r w:rsidR="00D93CA2" w:rsidRPr="00EF548B">
        <w:rPr>
          <w:rFonts w:ascii="Montserrat" w:eastAsia="Montserrat" w:hAnsi="Montserrat" w:cs="Montserrat"/>
          <w:b/>
          <w:bCs/>
        </w:rPr>
        <w:t>Party</w:t>
      </w:r>
      <w:r w:rsidR="00D93CA2" w:rsidRPr="00EF548B">
        <w:rPr>
          <w:rFonts w:ascii="Montserrat" w:eastAsia="Montserrat" w:hAnsi="Montserrat" w:cs="Montserrat"/>
        </w:rPr>
        <w:t xml:space="preserve">” or collectively as “the </w:t>
      </w:r>
      <w:r w:rsidR="00D93CA2" w:rsidRPr="00EF548B">
        <w:rPr>
          <w:rFonts w:ascii="Montserrat" w:eastAsia="Montserrat" w:hAnsi="Montserrat" w:cs="Montserrat"/>
          <w:b/>
          <w:bCs/>
        </w:rPr>
        <w:t>Parties</w:t>
      </w:r>
      <w:r w:rsidR="00D93CA2" w:rsidRPr="00EF548B">
        <w:rPr>
          <w:rFonts w:ascii="Montserrat" w:eastAsia="Montserrat" w:hAnsi="Montserrat" w:cs="Montserrat"/>
        </w:rPr>
        <w:t>.”</w:t>
      </w:r>
      <w:r w:rsidR="00D93CA2" w:rsidRPr="00263D5F">
        <w:rPr>
          <w:rFonts w:ascii="Times New Roman" w:hAnsi="Times New Roman" w:cs="Times New Roman"/>
          <w:sz w:val="22"/>
          <w:szCs w:val="22"/>
        </w:rPr>
        <w:t xml:space="preserve"> </w:t>
      </w:r>
      <w:r w:rsidR="00E423A5">
        <w:rPr>
          <w:rFonts w:ascii="Montserrat" w:eastAsia="Montserrat" w:hAnsi="Montserrat" w:cs="Montserrat"/>
        </w:rPr>
        <w:t xml:space="preserve"> In the event of any conflict between the terms of this SOW and those of the Agreement, the terms of this SOW will control.  </w:t>
      </w:r>
    </w:p>
    <w:p w14:paraId="58D86073" w14:textId="6CF93B24" w:rsidR="00C81D24" w:rsidRDefault="00E423A5" w:rsidP="3EC1EF97">
      <w:pPr>
        <w:rPr>
          <w:rFonts w:ascii="Montserrat" w:eastAsia="Montserrat" w:hAnsi="Montserrat" w:cs="Montserrat"/>
          <w:lang w:val="en-US"/>
        </w:rPr>
      </w:pPr>
      <w:r w:rsidRPr="3EC1EF97">
        <w:rPr>
          <w:rFonts w:ascii="Montserrat" w:eastAsia="Montserrat" w:hAnsi="Montserrat" w:cs="Montserrat"/>
          <w:lang w:val="en-US"/>
        </w:rPr>
        <w:t>This SOW identifies certain specific Services and Deliverables to be provided by Orases in connection with the following project (</w:t>
      </w:r>
      <w:r w:rsidRPr="3EC1EF97">
        <w:rPr>
          <w:rFonts w:ascii="Montserrat" w:eastAsia="Montserrat" w:hAnsi="Montserrat" w:cs="Montserrat"/>
          <w:b/>
          <w:bCs/>
          <w:lang w:val="en-US"/>
        </w:rPr>
        <w:t>“Project”</w:t>
      </w:r>
      <w:r w:rsidRPr="3EC1EF97">
        <w:rPr>
          <w:rFonts w:ascii="Montserrat" w:eastAsia="Montserrat" w:hAnsi="Montserrat" w:cs="Montserrat"/>
          <w:lang w:val="en-US"/>
        </w:rPr>
        <w:t xml:space="preserve">): Residential Solutions (RS) </w:t>
      </w:r>
      <w:r w:rsidR="00BB70E6" w:rsidRPr="3EC1EF97">
        <w:rPr>
          <w:rFonts w:ascii="Montserrat" w:eastAsia="Montserrat" w:hAnsi="Montserrat" w:cs="Montserrat"/>
          <w:lang w:val="en-US"/>
        </w:rPr>
        <w:t xml:space="preserve">Home Services and Warranty </w:t>
      </w:r>
      <w:r w:rsidRPr="3EC1EF97">
        <w:rPr>
          <w:rFonts w:ascii="Montserrat" w:eastAsia="Montserrat" w:hAnsi="Montserrat" w:cs="Montserrat"/>
          <w:lang w:val="en-US"/>
        </w:rPr>
        <w:t>Application</w:t>
      </w:r>
      <w:r w:rsidR="00E07B66">
        <w:rPr>
          <w:rFonts w:ascii="Montserrat" w:eastAsia="Montserrat" w:hAnsi="Montserrat" w:cs="Montserrat"/>
          <w:lang w:val="en-US"/>
        </w:rPr>
        <w:br/>
      </w:r>
    </w:p>
    <w:p w14:paraId="4D549E12" w14:textId="77777777" w:rsidR="007B7F57" w:rsidRDefault="00E423A5" w:rsidP="007B7F57">
      <w:pPr>
        <w:spacing w:after="200"/>
      </w:pPr>
      <w:r>
        <w:t>- - - - - - - - - - - - - - - - - - - -</w:t>
      </w:r>
      <w:bookmarkStart w:id="1" w:name="_c2kusfq1696g" w:colFirst="0" w:colLast="0"/>
      <w:bookmarkEnd w:id="1"/>
    </w:p>
    <w:p w14:paraId="3B49BA7D" w14:textId="77777777" w:rsidR="007B7F57" w:rsidRPr="00EF548B" w:rsidRDefault="00BB70E6" w:rsidP="00D93029">
      <w:pPr>
        <w:spacing w:after="200"/>
        <w:ind w:left="0"/>
        <w:rPr>
          <w:rFonts w:ascii="Montserrat" w:eastAsia="Montserrat" w:hAnsi="Montserrat" w:cs="Montserrat"/>
          <w:lang w:val="en-US"/>
        </w:rPr>
      </w:pPr>
      <w:commentRangeStart w:id="2"/>
      <w:r w:rsidRPr="3EC1EF97">
        <w:rPr>
          <w:rFonts w:ascii="Montserrat" w:eastAsia="Montserrat" w:hAnsi="Montserrat" w:cs="Montserrat"/>
          <w:b/>
          <w:bCs/>
          <w:color w:val="007DA5"/>
          <w:sz w:val="22"/>
          <w:szCs w:val="22"/>
          <w:lang w:val="en-US"/>
        </w:rPr>
        <w:t xml:space="preserve">01 </w:t>
      </w:r>
      <w:r w:rsidRPr="3EC1EF97">
        <w:rPr>
          <w:rFonts w:ascii="Montserrat" w:eastAsia="Montserrat" w:hAnsi="Montserrat" w:cs="Montserrat"/>
          <w:b/>
          <w:bCs/>
          <w:color w:val="C2D500"/>
          <w:sz w:val="22"/>
          <w:szCs w:val="22"/>
          <w:lang w:val="en-US"/>
        </w:rPr>
        <w:t>Executive Summary</w:t>
      </w:r>
      <w:commentRangeEnd w:id="2"/>
      <w:r>
        <w:rPr>
          <w:rStyle w:val="CommentReference"/>
          <w:sz w:val="18"/>
          <w:szCs w:val="18"/>
        </w:rPr>
        <w:commentReference w:id="2"/>
      </w:r>
      <w:r>
        <w:br/>
      </w:r>
      <w:r w:rsidR="00DF5311" w:rsidRPr="3EC1EF97">
        <w:rPr>
          <w:rFonts w:ascii="Montserrat" w:eastAsia="Montserrat" w:hAnsi="Montserrat" w:cs="Montserrat"/>
          <w:lang w:val="en-US"/>
        </w:rPr>
        <w:t>The Duke Energy Residential Solutions Home Services Mobile App project encompasses the development of an integrated customer-facing mobile application and supporting administrative backend system to modernize Duke Energy's home protection plan (HPP) services and expand into new revenue-generating markets. This dual-platform solution will serve 800K+ existing Duke/Piedmont customers with home protection plans while simultaneously creating a marketplace to acquire non-native customers and grow ad-hoc service revenue</w:t>
      </w:r>
    </w:p>
    <w:p w14:paraId="18F678FD" w14:textId="77777777" w:rsidR="007B7F57" w:rsidRPr="00EF548B" w:rsidRDefault="00DF5311" w:rsidP="00D93029">
      <w:pPr>
        <w:spacing w:after="200"/>
        <w:ind w:left="0"/>
        <w:rPr>
          <w:rFonts w:ascii="Montserrat" w:eastAsia="Montserrat" w:hAnsi="Montserrat" w:cs="Montserrat"/>
        </w:rPr>
      </w:pPr>
      <w:r w:rsidRPr="00EF548B">
        <w:rPr>
          <w:rFonts w:ascii="Montserrat" w:eastAsia="Montserrat" w:hAnsi="Montserrat" w:cs="Montserrat"/>
        </w:rPr>
        <w:t>For Customers, the mobile app enables self-service to book both HPP-covered warranty services and ad-hoc services with transparent pricing, view real-time status updates on service requests from booking confirmation through completion, manage home inventories and HPP plan enrollments, receive intelligent maintenance reminders, and access complete service history documentation—transforming the current phone-only experience into an on-demand digital platform.</w:t>
      </w:r>
    </w:p>
    <w:p w14:paraId="0DF30E74" w14:textId="13F38BFF" w:rsidR="00E07B66" w:rsidRDefault="00DF5311" w:rsidP="00E07B66">
      <w:pPr>
        <w:spacing w:after="200"/>
        <w:ind w:left="0"/>
        <w:rPr>
          <w:rFonts w:ascii="Montserrat" w:eastAsia="Montserrat" w:hAnsi="Montserrat" w:cs="Montserrat"/>
          <w:i/>
          <w:iCs/>
          <w:lang w:val="en-US"/>
        </w:rPr>
      </w:pPr>
      <w:r w:rsidRPr="7355A363">
        <w:rPr>
          <w:rFonts w:ascii="Montserrat" w:eastAsia="Montserrat" w:hAnsi="Montserrat" w:cs="Montserrat"/>
        </w:rPr>
        <w:t xml:space="preserve">For Duke Operations, the administrative backend provides unified visibility and management capabilities across customer profiles, HPP plan enrollments and modifications, service request creation and contractor coordination, contractor network configuration, ad-hoc service catalog and pricing, home inventory data, maintenance </w:t>
      </w:r>
      <w:r w:rsidRPr="7355A363">
        <w:rPr>
          <w:rFonts w:ascii="Montserrat" w:eastAsia="Montserrat" w:hAnsi="Montserrat" w:cs="Montserrat"/>
        </w:rPr>
        <w:lastRenderedPageBreak/>
        <w:t>reminders, exception handling, and comprehensive analytics—enabling cross-system data aggregation from Commerce CRM, Dynamics, and the app database with manual fallback workflows for business case validation and operational efficiency.</w:t>
      </w:r>
    </w:p>
    <w:p w14:paraId="407E22C6" w14:textId="5C0B6003" w:rsidR="00E07B66" w:rsidRPr="00E07B66" w:rsidRDefault="00E07B66" w:rsidP="00E07B66">
      <w:pPr>
        <w:rPr>
          <w:rFonts w:ascii="Montserrat" w:eastAsia="Montserrat" w:hAnsi="Montserrat" w:cs="Montserrat"/>
          <w:color w:val="007DA5"/>
        </w:rPr>
      </w:pPr>
      <w:r w:rsidRPr="00E07B66">
        <w:rPr>
          <w:rFonts w:ascii="Montserrat" w:eastAsia="Montserrat" w:hAnsi="Montserrat" w:cs="Montserrat"/>
          <w:color w:val="007DA5"/>
        </w:rPr>
        <w:t>1.1 Project Scope</w:t>
      </w:r>
    </w:p>
    <w:p w14:paraId="4208ED55" w14:textId="77777777" w:rsidR="00E07B66" w:rsidRPr="00E07B66" w:rsidRDefault="00E07B66" w:rsidP="00E07B66">
      <w:pPr>
        <w:ind w:left="0"/>
        <w:rPr>
          <w:rFonts w:ascii="Montserrat" w:eastAsia="Montserrat" w:hAnsi="Montserrat" w:cs="Montserrat"/>
          <w:lang w:val="en-US"/>
        </w:rPr>
      </w:pPr>
      <w:r w:rsidRPr="00E07B66">
        <w:rPr>
          <w:rFonts w:ascii="Montserrat" w:eastAsia="Montserrat" w:hAnsi="Montserrat" w:cs="Montserrat"/>
          <w:lang w:val="en-US"/>
        </w:rPr>
        <w:t>The following items shall be considered in or out of scope, respectively, and subject to change based on mutual agreement of both parties.</w:t>
      </w:r>
    </w:p>
    <w:p w14:paraId="6B85A2D4" w14:textId="77777777" w:rsidR="00E07B66" w:rsidRPr="00E07B66" w:rsidRDefault="00E07B66" w:rsidP="00E07B66">
      <w:pPr>
        <w:ind w:left="720"/>
        <w:rPr>
          <w:rFonts w:ascii="Montserrat" w:eastAsia="Montserrat" w:hAnsi="Montserrat" w:cs="Montserrat"/>
          <w:b/>
          <w:bCs/>
          <w:lang w:val="en-US"/>
        </w:rPr>
      </w:pPr>
      <w:r w:rsidRPr="00E07B66">
        <w:rPr>
          <w:rFonts w:ascii="Montserrat" w:eastAsia="Montserrat" w:hAnsi="Montserrat" w:cs="Montserrat"/>
          <w:b/>
          <w:bCs/>
          <w:lang w:val="en-US"/>
        </w:rPr>
        <w:t>In Scope:</w:t>
      </w:r>
    </w:p>
    <w:p w14:paraId="00C48DC4" w14:textId="77777777" w:rsidR="00E07B66" w:rsidRPr="00E07B66" w:rsidRDefault="00E07B66" w:rsidP="00E07B66">
      <w:pPr>
        <w:ind w:left="720"/>
        <w:rPr>
          <w:rFonts w:ascii="Montserrat" w:eastAsia="Montserrat" w:hAnsi="Montserrat" w:cs="Montserrat"/>
          <w:lang w:val="en-US"/>
        </w:rPr>
      </w:pPr>
      <w:r w:rsidRPr="00E07B66">
        <w:rPr>
          <w:rFonts w:ascii="Montserrat" w:eastAsia="Montserrat" w:hAnsi="Montserrat" w:cs="Montserrat"/>
          <w:lang w:val="en-US"/>
        </w:rPr>
        <w:t>Features considered in scope of this statement of work shall include but not be limited to:</w:t>
      </w:r>
    </w:p>
    <w:p w14:paraId="0F7F3727"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Home Protection Plan enrollment and management</w:t>
      </w:r>
    </w:p>
    <w:p w14:paraId="1E738752"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Warranty and ad-hoc service scheduling</w:t>
      </w:r>
    </w:p>
    <w:p w14:paraId="511B23F3"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Duke Energy, Piedmont, and “Non-Native” customers</w:t>
      </w:r>
    </w:p>
    <w:p w14:paraId="193F0A97"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Home inventory management and maintenance reminders</w:t>
      </w:r>
    </w:p>
    <w:p w14:paraId="228614E7"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Aggregation of data from multiple existing Duke Energy systems</w:t>
      </w:r>
    </w:p>
    <w:p w14:paraId="0CDCB7CA"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Consumption of data sources provided by Duke Energy IT via API endpoint</w:t>
      </w:r>
    </w:p>
    <w:p w14:paraId="0A837A02"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Backend management and configuration to support Duke Energy administrative tasks related to the above</w:t>
      </w:r>
    </w:p>
    <w:p w14:paraId="70EC45FD" w14:textId="77777777" w:rsidR="00E07B66" w:rsidRPr="00E07B66" w:rsidRDefault="00E07B66" w:rsidP="00E07B66">
      <w:pPr>
        <w:pStyle w:val="ListParagraph"/>
        <w:numPr>
          <w:ilvl w:val="0"/>
          <w:numId w:val="3"/>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Reporting capabilities related to the above</w:t>
      </w:r>
    </w:p>
    <w:p w14:paraId="3345DBA5" w14:textId="77777777" w:rsidR="00E07B66" w:rsidRPr="00E07B66" w:rsidRDefault="00E07B66" w:rsidP="00E07B66">
      <w:pPr>
        <w:ind w:left="720"/>
        <w:rPr>
          <w:rFonts w:ascii="Montserrat" w:eastAsia="Montserrat" w:hAnsi="Montserrat" w:cs="Montserrat"/>
          <w:b/>
          <w:bCs/>
          <w:lang w:val="en-US"/>
        </w:rPr>
      </w:pPr>
      <w:commentRangeStart w:id="3"/>
      <w:r w:rsidRPr="00E07B66">
        <w:rPr>
          <w:rFonts w:ascii="Montserrat" w:eastAsia="Montserrat" w:hAnsi="Montserrat" w:cs="Montserrat"/>
          <w:b/>
          <w:bCs/>
          <w:lang w:val="en-US"/>
        </w:rPr>
        <w:t>Out of Scope:</w:t>
      </w:r>
    </w:p>
    <w:p w14:paraId="1A080F9A" w14:textId="77777777" w:rsidR="00E07B66" w:rsidRPr="00E07B66" w:rsidRDefault="00E07B66" w:rsidP="00E07B66">
      <w:pPr>
        <w:ind w:left="720"/>
        <w:rPr>
          <w:rFonts w:ascii="Montserrat" w:eastAsia="Montserrat" w:hAnsi="Montserrat" w:cs="Montserrat"/>
          <w:lang w:val="en-US"/>
        </w:rPr>
      </w:pPr>
      <w:r w:rsidRPr="00E07B66">
        <w:rPr>
          <w:rFonts w:ascii="Montserrat" w:eastAsia="Montserrat" w:hAnsi="Montserrat" w:cs="Montserrat"/>
          <w:lang w:val="en-US"/>
        </w:rPr>
        <w:t>Features considered out of the scope of this statement of work shall include but not be limited to:</w:t>
      </w:r>
    </w:p>
    <w:p w14:paraId="424B4570" w14:textId="77777777" w:rsidR="00E07B66" w:rsidRPr="00E07B66" w:rsidRDefault="00E07B66" w:rsidP="00E07B66">
      <w:pPr>
        <w:pStyle w:val="ListParagraph"/>
        <w:numPr>
          <w:ilvl w:val="0"/>
          <w:numId w:val="2"/>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Commercial property support</w:t>
      </w:r>
    </w:p>
    <w:p w14:paraId="5CB39FE5" w14:textId="77777777" w:rsidR="00E07B66" w:rsidRPr="00E07B66" w:rsidRDefault="00E07B66" w:rsidP="00E07B66">
      <w:pPr>
        <w:pStyle w:val="ListParagraph"/>
        <w:numPr>
          <w:ilvl w:val="0"/>
          <w:numId w:val="2"/>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Landlord/Property management features</w:t>
      </w:r>
    </w:p>
    <w:p w14:paraId="60DA7530" w14:textId="23504184" w:rsidR="00E07B66" w:rsidRPr="00E07B66" w:rsidRDefault="00E07B66" w:rsidP="00E07B66">
      <w:pPr>
        <w:pStyle w:val="ListParagraph"/>
        <w:numPr>
          <w:ilvl w:val="0"/>
          <w:numId w:val="2"/>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Unlicensed trades</w:t>
      </w:r>
    </w:p>
    <w:p w14:paraId="031FCD85" w14:textId="7CA8B456" w:rsidR="00E07B66" w:rsidRPr="00E07B66" w:rsidRDefault="00E07B66" w:rsidP="00E07B66">
      <w:pPr>
        <w:pStyle w:val="ListParagraph"/>
        <w:numPr>
          <w:ilvl w:val="0"/>
          <w:numId w:val="2"/>
        </w:numPr>
        <w:ind w:left="1440"/>
        <w:rPr>
          <w:rFonts w:ascii="Montserrat" w:eastAsia="Montserrat" w:hAnsi="Montserrat" w:cs="Montserrat"/>
          <w:lang w:val="en-US" w:eastAsia="en-US"/>
        </w:rPr>
      </w:pPr>
      <w:r w:rsidRPr="00E07B66">
        <w:rPr>
          <w:rFonts w:ascii="Montserrat" w:eastAsia="Montserrat" w:hAnsi="Montserrat" w:cs="Montserrat"/>
          <w:lang w:val="en-US" w:eastAsia="en-US"/>
        </w:rPr>
        <w:t>Direct payments between Duke Energy and third-party contractors</w:t>
      </w:r>
      <w:commentRangeEnd w:id="3"/>
      <w:r>
        <w:rPr>
          <w:rStyle w:val="CommentReference"/>
          <w:rFonts w:ascii="Montserrat" w:eastAsia="Montserrat" w:hAnsi="Montserrat" w:cs="Montserrat"/>
          <w:sz w:val="18"/>
          <w:szCs w:val="18"/>
          <w:lang w:val="en-US" w:eastAsia="en-US"/>
        </w:rPr>
        <w:commentReference w:id="3"/>
      </w:r>
      <w:r>
        <w:rPr>
          <w:rFonts w:ascii="Montserrat" w:eastAsia="Montserrat" w:hAnsi="Montserrat" w:cs="Montserrat"/>
          <w:lang w:val="en-US" w:eastAsia="en-US"/>
        </w:rPr>
        <w:br/>
      </w:r>
    </w:p>
    <w:p w14:paraId="5806C7EF" w14:textId="02B41202" w:rsidR="00E07B66" w:rsidRPr="00E07B66" w:rsidRDefault="00E07B66" w:rsidP="00E07B66">
      <w:pPr>
        <w:spacing w:after="200"/>
        <w:ind w:left="0"/>
        <w:rPr>
          <w:rFonts w:ascii="Montserrat" w:eastAsia="Montserrat" w:hAnsi="Montserrat" w:cs="Montserrat"/>
          <w:i/>
          <w:iCs/>
        </w:rPr>
      </w:pPr>
      <w:r>
        <w:t>- - - - - - - - - - - - - - - - - - -</w:t>
      </w:r>
    </w:p>
    <w:p w14:paraId="58D86075" w14:textId="48BB6461" w:rsidR="00C81D24" w:rsidRDefault="00BB70E6">
      <w:pPr>
        <w:pStyle w:val="Subtitle"/>
        <w:rPr>
          <w:color w:val="C2D500"/>
        </w:rPr>
      </w:pPr>
      <w:r>
        <w:t>02</w:t>
      </w:r>
      <w:r w:rsidR="00DF5311">
        <w:t xml:space="preserve"> </w:t>
      </w:r>
      <w:r w:rsidR="00E423A5">
        <w:rPr>
          <w:color w:val="C2D500"/>
        </w:rPr>
        <w:t>Services and Deliverables</w:t>
      </w:r>
    </w:p>
    <w:p w14:paraId="20B8F430" w14:textId="3354C021" w:rsidR="2039DC2B" w:rsidRDefault="76F3B85A" w:rsidP="00E07B66">
      <w:r w:rsidRPr="63FCF539">
        <w:rPr>
          <w:rFonts w:ascii="Montserrat" w:eastAsia="Montserrat" w:hAnsi="Montserrat" w:cs="Montserrat"/>
          <w:i/>
          <w:iCs/>
          <w:lang w:val="en-US"/>
        </w:rPr>
        <w:t>Orases shall provide the following Services and Deliverables as part of the Project. Parties acknowledge that the Services and Deliverables may include, but are not limited to, those described in this Section 0</w:t>
      </w:r>
      <w:r w:rsidR="47CED014" w:rsidRPr="63FCF539">
        <w:rPr>
          <w:rFonts w:ascii="Montserrat" w:eastAsia="Montserrat" w:hAnsi="Montserrat" w:cs="Montserrat"/>
          <w:i/>
          <w:iCs/>
          <w:lang w:val="en-US"/>
        </w:rPr>
        <w:t>2</w:t>
      </w:r>
      <w:r w:rsidRPr="63FCF539">
        <w:rPr>
          <w:rFonts w:ascii="Montserrat" w:eastAsia="Montserrat" w:hAnsi="Montserrat" w:cs="Montserrat"/>
          <w:i/>
          <w:iCs/>
          <w:lang w:val="en-US"/>
        </w:rPr>
        <w:t xml:space="preserve">, depending on updates from discoveries made during the Project and subsequent </w:t>
      </w:r>
      <w:r w:rsidR="14567B7E" w:rsidRPr="63FCF539">
        <w:rPr>
          <w:rFonts w:ascii="Montserrat" w:eastAsia="Montserrat" w:hAnsi="Montserrat" w:cs="Montserrat"/>
          <w:i/>
          <w:iCs/>
          <w:lang w:val="en-US"/>
        </w:rPr>
        <w:t>CLIENT</w:t>
      </w:r>
      <w:r w:rsidRPr="63FCF539">
        <w:rPr>
          <w:rFonts w:ascii="Montserrat" w:eastAsia="Montserrat" w:hAnsi="Montserrat" w:cs="Montserrat"/>
          <w:i/>
          <w:iCs/>
          <w:lang w:val="en-US"/>
        </w:rPr>
        <w:t>-approved priorities.</w:t>
      </w:r>
    </w:p>
    <w:p w14:paraId="47B10D42" w14:textId="5A6D996F" w:rsidR="63FCF539" w:rsidRDefault="63FCF539"/>
    <w:p w14:paraId="6FEF57AD" w14:textId="497C4EE6" w:rsidR="0071698F" w:rsidRDefault="00DF5311">
      <w:pPr>
        <w:rPr>
          <w:rFonts w:ascii="Montserrat" w:eastAsia="Montserrat" w:hAnsi="Montserrat" w:cs="Montserrat"/>
          <w:i/>
          <w:iCs/>
        </w:rPr>
      </w:pPr>
      <w:r>
        <w:rPr>
          <w:rFonts w:ascii="Montserrat" w:eastAsia="Montserrat" w:hAnsi="Montserrat" w:cs="Montserrat"/>
          <w:color w:val="007DA5"/>
        </w:rPr>
        <w:t>2</w:t>
      </w:r>
      <w:r w:rsidR="0071698F">
        <w:rPr>
          <w:rFonts w:ascii="Montserrat" w:eastAsia="Montserrat" w:hAnsi="Montserrat" w:cs="Montserrat"/>
          <w:color w:val="007DA5"/>
        </w:rPr>
        <w:t>.1 Project Kick</w:t>
      </w:r>
      <w:r w:rsidR="005347F3">
        <w:rPr>
          <w:rFonts w:ascii="Montserrat" w:eastAsia="Montserrat" w:hAnsi="Montserrat" w:cs="Montserrat"/>
          <w:color w:val="007DA5"/>
        </w:rPr>
        <w:t>-</w:t>
      </w:r>
      <w:r w:rsidR="0071698F">
        <w:rPr>
          <w:rFonts w:ascii="Montserrat" w:eastAsia="Montserrat" w:hAnsi="Montserrat" w:cs="Montserrat"/>
          <w:color w:val="007DA5"/>
        </w:rPr>
        <w:t>off and Project Plan</w:t>
      </w:r>
    </w:p>
    <w:p w14:paraId="63742D1C" w14:textId="7A924A42" w:rsidR="002D73A7" w:rsidRPr="00EF548B" w:rsidRDefault="002D73A7" w:rsidP="3EC1EF97">
      <w:pPr>
        <w:rPr>
          <w:rFonts w:ascii="Montserrat" w:eastAsia="Montserrat" w:hAnsi="Montserrat" w:cs="Montserrat"/>
          <w:lang w:val="en-US"/>
        </w:rPr>
      </w:pPr>
      <w:r w:rsidRPr="3EC1EF97">
        <w:rPr>
          <w:rFonts w:ascii="Montserrat" w:eastAsia="Montserrat" w:hAnsi="Montserrat" w:cs="Montserrat"/>
          <w:lang w:val="en-US"/>
        </w:rPr>
        <w:t xml:space="preserve">Following execution of this SOW, Orases will conduct a project kickoff to align the Parties on Project objectives, delivery approach, governance, roles, and initial priorities. The kickoff will establish communication protocols, </w:t>
      </w:r>
      <w:r w:rsidRPr="3EC1EF97">
        <w:rPr>
          <w:rFonts w:ascii="Montserrat" w:eastAsia="Montserrat" w:hAnsi="Montserrat" w:cs="Montserrat"/>
          <w:lang w:val="en-US"/>
        </w:rPr>
        <w:lastRenderedPageBreak/>
        <w:t>decision-making authority, and coordination processes to support effective collaboration throughout the Project.</w:t>
      </w:r>
      <w:r>
        <w:br/>
      </w:r>
    </w:p>
    <w:p w14:paraId="1F604BD8" w14:textId="311C13EC" w:rsidR="00E07B66" w:rsidRDefault="002D73A7" w:rsidP="00DF08EE">
      <w:pPr>
        <w:ind w:left="-90"/>
        <w:rPr>
          <w:rFonts w:ascii="Montserrat" w:eastAsia="Montserrat" w:hAnsi="Montserrat" w:cs="Montserrat"/>
          <w:lang w:val="en-US"/>
        </w:rPr>
      </w:pPr>
      <w:r w:rsidRPr="7355A363">
        <w:rPr>
          <w:rFonts w:ascii="Montserrat" w:eastAsia="Montserrat" w:hAnsi="Montserrat" w:cs="Montserrat"/>
          <w:lang w:val="en-US"/>
        </w:rPr>
        <w:t xml:space="preserve">Following the kickoff, Orases will develop and maintain a Project Plan reflecting the Parties’ current understanding of priorities, sequencing, and estimated timelines. The Project Plan may include high-level milestones, dependencies, </w:t>
      </w:r>
      <w:r w:rsidR="00EF548B" w:rsidRPr="7355A363">
        <w:rPr>
          <w:rFonts w:ascii="Montserrat" w:eastAsia="Montserrat" w:hAnsi="Montserrat" w:cs="Montserrat"/>
          <w:lang w:val="en-US"/>
        </w:rPr>
        <w:t>feature roadmap,</w:t>
      </w:r>
      <w:ins w:id="4" w:author="Kathryn Murphy" w:date="2026-02-27T11:43:00Z" w16du:dateUtc="2026-02-27T16:43:00Z">
        <w:r w:rsidR="00D93029">
          <w:rPr>
            <w:rFonts w:ascii="Montserrat" w:eastAsia="Montserrat" w:hAnsi="Montserrat" w:cs="Montserrat"/>
            <w:lang w:val="en-US"/>
          </w:rPr>
          <w:t xml:space="preserve"> </w:t>
        </w:r>
      </w:ins>
      <w:ins w:id="5" w:author="Kathryn Murphy" w:date="2026-02-27T11:44:00Z" w16du:dateUtc="2026-02-27T16:44:00Z">
        <w:r w:rsidR="00D93029">
          <w:rPr>
            <w:rFonts w:ascii="Montserrat" w:eastAsia="Montserrat" w:hAnsi="Montserrat" w:cs="Montserrat"/>
            <w:lang w:val="en-US"/>
          </w:rPr>
          <w:t>risk register, responsibility matrix</w:t>
        </w:r>
      </w:ins>
      <w:r w:rsidR="00EF548B" w:rsidRPr="7355A363">
        <w:rPr>
          <w:rFonts w:ascii="Montserrat" w:eastAsia="Montserrat" w:hAnsi="Montserrat" w:cs="Montserrat"/>
          <w:lang w:val="en-US"/>
        </w:rPr>
        <w:t xml:space="preserve"> </w:t>
      </w:r>
      <w:r w:rsidRPr="7355A363">
        <w:rPr>
          <w:rFonts w:ascii="Montserrat" w:eastAsia="Montserrat" w:hAnsi="Montserrat" w:cs="Montserrat"/>
          <w:lang w:val="en-US"/>
        </w:rPr>
        <w:t>and resource assumptions as appropriate.</w:t>
      </w:r>
      <w:r w:rsidR="00EF548B" w:rsidRPr="7355A363">
        <w:rPr>
          <w:rFonts w:ascii="Montserrat" w:eastAsia="Montserrat" w:hAnsi="Montserrat" w:cs="Montserrat"/>
          <w:lang w:val="en-US"/>
        </w:rPr>
        <w:t xml:space="preserve"> </w:t>
      </w:r>
      <w:r w:rsidRPr="7355A363">
        <w:rPr>
          <w:rFonts w:ascii="Montserrat" w:eastAsia="Montserrat" w:hAnsi="Montserrat" w:cs="Montserrat"/>
          <w:lang w:val="en-US"/>
        </w:rPr>
        <w:t>The Parties acknowledge that the Project Plan is a living artifact and may be updated as discovery progresses, requirements are refined, and CLIENT priorities evolve. Any material impacts to scope, timeline, or budget will be communicated to CLIENT and addressed in accordance with the change management provisions of this SOW.</w:t>
      </w:r>
      <w:r w:rsidR="3154AAAF" w:rsidRPr="7355A363">
        <w:rPr>
          <w:rFonts w:ascii="Montserrat" w:eastAsia="Montserrat" w:hAnsi="Montserrat" w:cs="Montserrat"/>
          <w:lang w:val="en-US"/>
        </w:rPr>
        <w:t xml:space="preserve"> </w:t>
      </w:r>
    </w:p>
    <w:p w14:paraId="7A1A3B5D" w14:textId="77777777" w:rsidR="0047631C" w:rsidRPr="0047631C" w:rsidRDefault="0047631C" w:rsidP="00E07B66">
      <w:pPr>
        <w:ind w:left="0"/>
        <w:rPr>
          <w:rFonts w:ascii="Montserrat" w:eastAsia="Montserrat" w:hAnsi="Montserrat" w:cs="Montserrat"/>
        </w:rPr>
      </w:pPr>
    </w:p>
    <w:p w14:paraId="58D86077" w14:textId="0DA88001" w:rsidR="00C81D24" w:rsidRDefault="004316AE">
      <w:pPr>
        <w:rPr>
          <w:rFonts w:ascii="Montserrat" w:eastAsia="Montserrat" w:hAnsi="Montserrat" w:cs="Montserrat"/>
          <w:b/>
          <w:bCs/>
        </w:rPr>
      </w:pPr>
      <w:r>
        <w:rPr>
          <w:rFonts w:ascii="Montserrat" w:eastAsia="Montserrat" w:hAnsi="Montserrat" w:cs="Montserrat"/>
          <w:color w:val="007DA5"/>
        </w:rPr>
        <w:t>2</w:t>
      </w:r>
      <w:r w:rsidR="00E423A5">
        <w:rPr>
          <w:rFonts w:ascii="Montserrat" w:eastAsia="Montserrat" w:hAnsi="Montserrat" w:cs="Montserrat"/>
          <w:color w:val="007DA5"/>
        </w:rPr>
        <w:t>.</w:t>
      </w:r>
      <w:r>
        <w:rPr>
          <w:rFonts w:ascii="Montserrat" w:eastAsia="Montserrat" w:hAnsi="Montserrat" w:cs="Montserrat"/>
          <w:color w:val="007DA5"/>
        </w:rPr>
        <w:t>2</w:t>
      </w:r>
      <w:r w:rsidR="00E423A5">
        <w:rPr>
          <w:rFonts w:ascii="Montserrat" w:eastAsia="Montserrat" w:hAnsi="Montserrat" w:cs="Montserrat"/>
          <w:color w:val="007DA5"/>
        </w:rPr>
        <w:t xml:space="preserve"> Analysis Activities</w:t>
      </w:r>
    </w:p>
    <w:p w14:paraId="58D86078" w14:textId="7AABE57F" w:rsidR="00C81D24" w:rsidRDefault="00E423A5" w:rsidP="3EC1EF97">
      <w:pPr>
        <w:rPr>
          <w:ins w:id="6" w:author="Kathryn Murphy" w:date="2026-02-27T14:58:00Z" w16du:dateUtc="2026-02-27T19:58:00Z"/>
          <w:rFonts w:ascii="Montserrat" w:eastAsia="Montserrat" w:hAnsi="Montserrat" w:cs="Montserrat"/>
          <w:lang w:val="en-US"/>
        </w:rPr>
      </w:pPr>
      <w:r w:rsidRPr="3EC1EF97">
        <w:rPr>
          <w:rFonts w:ascii="Montserrat" w:eastAsia="Montserrat" w:hAnsi="Montserrat" w:cs="Montserrat"/>
          <w:lang w:val="en-US"/>
        </w:rPr>
        <w:t>During Analysis Activities under this SOW, Orases will conduct continuous discovery with CLIENT's</w:t>
      </w:r>
      <w:r w:rsidR="007137A8" w:rsidRPr="3EC1EF97">
        <w:rPr>
          <w:rFonts w:ascii="Montserrat" w:eastAsia="Montserrat" w:hAnsi="Montserrat" w:cs="Montserrat"/>
          <w:lang w:val="en-US"/>
        </w:rPr>
        <w:t xml:space="preserve"> </w:t>
      </w:r>
      <w:r w:rsidR="0071698F" w:rsidRPr="3EC1EF97">
        <w:rPr>
          <w:rFonts w:ascii="Montserrat" w:eastAsia="Montserrat" w:hAnsi="Montserrat" w:cs="Montserrat"/>
          <w:lang w:val="en-US"/>
        </w:rPr>
        <w:t>p</w:t>
      </w:r>
      <w:r w:rsidR="007137A8" w:rsidRPr="3EC1EF97">
        <w:rPr>
          <w:rFonts w:ascii="Montserrat" w:eastAsia="Montserrat" w:hAnsi="Montserrat" w:cs="Montserrat"/>
          <w:lang w:val="en-US"/>
        </w:rPr>
        <w:t xml:space="preserve">roject </w:t>
      </w:r>
      <w:r w:rsidR="0071698F" w:rsidRPr="3EC1EF97">
        <w:rPr>
          <w:rFonts w:ascii="Montserrat" w:eastAsia="Montserrat" w:hAnsi="Montserrat" w:cs="Montserrat"/>
          <w:lang w:val="en-US"/>
        </w:rPr>
        <w:t>t</w:t>
      </w:r>
      <w:r w:rsidR="007137A8" w:rsidRPr="3EC1EF97">
        <w:rPr>
          <w:rFonts w:ascii="Montserrat" w:eastAsia="Montserrat" w:hAnsi="Montserrat" w:cs="Montserrat"/>
          <w:lang w:val="en-US"/>
        </w:rPr>
        <w:t>eam</w:t>
      </w:r>
      <w:r w:rsidRPr="3EC1EF97">
        <w:rPr>
          <w:rFonts w:ascii="Montserrat" w:eastAsia="Montserrat" w:hAnsi="Montserrat" w:cs="Montserrat"/>
          <w:lang w:val="en-US"/>
        </w:rPr>
        <w:t xml:space="preserve"> and, utilizing the Sales Reference Documents</w:t>
      </w:r>
      <w:r w:rsidR="00DF5311" w:rsidRPr="3EC1EF97">
        <w:rPr>
          <w:rFonts w:ascii="Montserrat" w:eastAsia="Montserrat" w:hAnsi="Montserrat" w:cs="Montserrat"/>
          <w:lang w:val="en-US"/>
        </w:rPr>
        <w:t xml:space="preserve"> and Project </w:t>
      </w:r>
      <w:r w:rsidR="002D73A7" w:rsidRPr="3EC1EF97">
        <w:rPr>
          <w:rFonts w:ascii="Montserrat" w:eastAsia="Montserrat" w:hAnsi="Montserrat" w:cs="Montserrat"/>
          <w:lang w:val="en-US"/>
        </w:rPr>
        <w:t>P</w:t>
      </w:r>
      <w:r w:rsidR="00DF5311" w:rsidRPr="3EC1EF97">
        <w:rPr>
          <w:rFonts w:ascii="Montserrat" w:eastAsia="Montserrat" w:hAnsi="Montserrat" w:cs="Montserrat"/>
          <w:lang w:val="en-US"/>
        </w:rPr>
        <w:t>lan</w:t>
      </w:r>
      <w:r w:rsidRPr="3EC1EF97">
        <w:rPr>
          <w:rFonts w:ascii="Montserrat" w:eastAsia="Montserrat" w:hAnsi="Montserrat" w:cs="Montserrat"/>
          <w:lang w:val="en-US"/>
        </w:rPr>
        <w:t>, will validate feasibility</w:t>
      </w:r>
      <w:r w:rsidR="0071698F" w:rsidRPr="3EC1EF97">
        <w:rPr>
          <w:rFonts w:ascii="Montserrat" w:eastAsia="Montserrat" w:hAnsi="Montserrat" w:cs="Montserrat"/>
          <w:lang w:val="en-US"/>
        </w:rPr>
        <w:t>,</w:t>
      </w:r>
      <w:r w:rsidR="00DF5311" w:rsidRPr="3EC1EF97">
        <w:rPr>
          <w:rFonts w:ascii="Montserrat" w:eastAsia="Montserrat" w:hAnsi="Montserrat" w:cs="Montserrat"/>
          <w:lang w:val="en-US"/>
        </w:rPr>
        <w:t xml:space="preserve"> </w:t>
      </w:r>
      <w:r w:rsidR="0071698F" w:rsidRPr="3EC1EF97">
        <w:rPr>
          <w:rFonts w:ascii="Montserrat" w:eastAsia="Montserrat" w:hAnsi="Montserrat" w:cs="Montserrat"/>
          <w:lang w:val="en-US"/>
        </w:rPr>
        <w:t xml:space="preserve">finalize project scope and </w:t>
      </w:r>
      <w:r w:rsidRPr="3EC1EF97">
        <w:rPr>
          <w:rFonts w:ascii="Montserrat" w:eastAsia="Montserrat" w:hAnsi="Montserrat" w:cs="Montserrat"/>
          <w:lang w:val="en-US"/>
        </w:rPr>
        <w:t xml:space="preserve">define </w:t>
      </w:r>
      <w:r w:rsidR="0071698F" w:rsidRPr="3EC1EF97">
        <w:rPr>
          <w:rFonts w:ascii="Montserrat" w:eastAsia="Montserrat" w:hAnsi="Montserrat" w:cs="Montserrat"/>
          <w:lang w:val="en-US"/>
        </w:rPr>
        <w:t>requirements</w:t>
      </w:r>
      <w:r w:rsidRPr="3EC1EF97">
        <w:rPr>
          <w:rFonts w:ascii="Montserrat" w:eastAsia="Montserrat" w:hAnsi="Montserrat" w:cs="Montserrat"/>
          <w:lang w:val="en-US"/>
        </w:rPr>
        <w:t>. Throughout the project, Analysis Activities may include, but are not limited to:</w:t>
      </w:r>
    </w:p>
    <w:p w14:paraId="20658C8B" w14:textId="77777777" w:rsidR="00ED5C78" w:rsidRDefault="00ED5C78" w:rsidP="3EC1EF97">
      <w:pPr>
        <w:rPr>
          <w:rFonts w:ascii="Montserrat" w:eastAsia="Montserrat" w:hAnsi="Montserrat" w:cs="Montserrat"/>
          <w:lang w:val="en-US"/>
        </w:rPr>
      </w:pPr>
    </w:p>
    <w:p w14:paraId="58D86079" w14:textId="77777777" w:rsidR="00C81D24" w:rsidRDefault="00E423A5">
      <w:pPr>
        <w:ind w:left="640"/>
        <w:rPr>
          <w:rFonts w:ascii="Montserrat" w:eastAsia="Montserrat" w:hAnsi="Montserrat" w:cs="Montserrat"/>
          <w:b/>
          <w:bCs/>
        </w:rPr>
      </w:pPr>
      <w:r>
        <w:rPr>
          <w:rFonts w:ascii="Montserrat" w:eastAsia="Montserrat" w:hAnsi="Montserrat" w:cs="Montserrat"/>
          <w:b/>
          <w:bCs/>
        </w:rPr>
        <w:t>Technical Validation:</w:t>
      </w:r>
    </w:p>
    <w:p w14:paraId="58D8607A" w14:textId="714D2E3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 xml:space="preserve">Workshops with Duke, </w:t>
      </w:r>
      <w:r w:rsidR="00C75F05">
        <w:rPr>
          <w:rFonts w:ascii="Montserrat" w:eastAsia="Montserrat" w:hAnsi="Montserrat" w:cs="Montserrat"/>
        </w:rPr>
        <w:t>business</w:t>
      </w:r>
      <w:r w:rsidR="0071698F">
        <w:rPr>
          <w:rFonts w:ascii="Montserrat" w:eastAsia="Montserrat" w:hAnsi="Montserrat" w:cs="Montserrat"/>
        </w:rPr>
        <w:t>,</w:t>
      </w:r>
      <w:r w:rsidR="00C75F05">
        <w:rPr>
          <w:rFonts w:ascii="Montserrat" w:eastAsia="Montserrat" w:hAnsi="Montserrat" w:cs="Montserrat"/>
        </w:rPr>
        <w:t xml:space="preserve"> and technical</w:t>
      </w:r>
      <w:r w:rsidR="00CA4CDA">
        <w:rPr>
          <w:rFonts w:ascii="Montserrat" w:eastAsia="Montserrat" w:hAnsi="Montserrat" w:cs="Montserrat"/>
        </w:rPr>
        <w:t xml:space="preserve"> </w:t>
      </w:r>
      <w:r w:rsidR="0071698F">
        <w:rPr>
          <w:rFonts w:ascii="Montserrat" w:eastAsia="Montserrat" w:hAnsi="Montserrat" w:cs="Montserrat"/>
        </w:rPr>
        <w:t>p</w:t>
      </w:r>
      <w:r w:rsidR="00CA4CDA">
        <w:rPr>
          <w:rFonts w:ascii="Montserrat" w:eastAsia="Montserrat" w:hAnsi="Montserrat" w:cs="Montserrat"/>
        </w:rPr>
        <w:t>roject</w:t>
      </w:r>
      <w:r w:rsidR="00DD11E3">
        <w:rPr>
          <w:rFonts w:ascii="Montserrat" w:eastAsia="Montserrat" w:hAnsi="Montserrat" w:cs="Montserrat"/>
        </w:rPr>
        <w:t xml:space="preserve"> </w:t>
      </w:r>
      <w:r w:rsidR="0071698F">
        <w:rPr>
          <w:rFonts w:ascii="Montserrat" w:eastAsia="Montserrat" w:hAnsi="Montserrat" w:cs="Montserrat"/>
        </w:rPr>
        <w:t>t</w:t>
      </w:r>
      <w:r>
        <w:rPr>
          <w:rFonts w:ascii="Montserrat" w:eastAsia="Montserrat" w:hAnsi="Montserrat" w:cs="Montserrat"/>
        </w:rPr>
        <w:t>eams</w:t>
      </w:r>
    </w:p>
    <w:p w14:paraId="58D8607B"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API availability assessment (Customer Validation, HPP Plans, Service Request Creation, Enrollment)</w:t>
      </w:r>
    </w:p>
    <w:p w14:paraId="58D8607C"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Integration complexity analysis (Commerce CRM, Dynamics CRM, Duke Data Fabric)</w:t>
      </w:r>
    </w:p>
    <w:p w14:paraId="58D8607D"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Security requirements review and compliance assessment</w:t>
      </w:r>
    </w:p>
    <w:p w14:paraId="58D8607E"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Infrastructure constraints and deployment environment evaluation</w:t>
      </w:r>
    </w:p>
    <w:p w14:paraId="6B338077" w14:textId="6A8609E4" w:rsidR="00ED5C78" w:rsidRPr="00ED5C78" w:rsidRDefault="00E423A5" w:rsidP="00ED5C78">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Performance and scalability requirements validation</w:t>
      </w:r>
      <w:ins w:id="7" w:author="Kathryn Murphy" w:date="2026-02-27T14:58:00Z" w16du:dateUtc="2026-02-27T19:58:00Z">
        <w:r w:rsidR="00ED5C78">
          <w:rPr>
            <w:rFonts w:ascii="Montserrat" w:eastAsia="Montserrat" w:hAnsi="Montserrat" w:cs="Montserrat"/>
          </w:rPr>
          <w:br/>
        </w:r>
      </w:ins>
    </w:p>
    <w:p w14:paraId="58D86080" w14:textId="77777777" w:rsidR="00C81D24" w:rsidRDefault="00E423A5">
      <w:pPr>
        <w:ind w:left="640"/>
        <w:rPr>
          <w:rFonts w:ascii="Montserrat" w:eastAsia="Montserrat" w:hAnsi="Montserrat" w:cs="Montserrat"/>
          <w:b/>
          <w:bCs/>
        </w:rPr>
      </w:pPr>
      <w:r>
        <w:rPr>
          <w:rFonts w:ascii="Montserrat" w:eastAsia="Montserrat" w:hAnsi="Montserrat" w:cs="Montserrat"/>
          <w:b/>
          <w:bCs/>
        </w:rPr>
        <w:t>Requirements Refinement:</w:t>
      </w:r>
    </w:p>
    <w:p w14:paraId="58D86081"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 xml:space="preserve">Validation of features </w:t>
      </w:r>
    </w:p>
    <w:p w14:paraId="58D86082"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Identification of technical constraints, blockers, and dependencies</w:t>
      </w:r>
    </w:p>
    <w:p w14:paraId="58D86083"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Assessment of alternative approaches where original assumptions prove invalid</w:t>
      </w:r>
    </w:p>
    <w:p w14:paraId="58D86084"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Prioritization workshops with technical and business stakeholders</w:t>
      </w:r>
    </w:p>
    <w:p w14:paraId="58D86085"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Development of user flows, wireframes, and/or user stories</w:t>
      </w:r>
    </w:p>
    <w:p w14:paraId="58D86086" w14:textId="643DE3D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Continuous refinement of scope, timeline, and cost estimates</w:t>
      </w:r>
      <w:ins w:id="8" w:author="Kathryn Murphy" w:date="2026-02-27T14:58:00Z" w16du:dateUtc="2026-02-27T19:58:00Z">
        <w:r w:rsidR="00ED5C78">
          <w:rPr>
            <w:rFonts w:ascii="Montserrat" w:eastAsia="Montserrat" w:hAnsi="Montserrat" w:cs="Montserrat"/>
          </w:rPr>
          <w:br/>
        </w:r>
      </w:ins>
    </w:p>
    <w:p w14:paraId="58D86087" w14:textId="77777777" w:rsidR="00C81D24" w:rsidRDefault="00E423A5">
      <w:pPr>
        <w:ind w:left="640"/>
        <w:rPr>
          <w:rFonts w:ascii="Montserrat" w:eastAsia="Montserrat" w:hAnsi="Montserrat" w:cs="Montserrat"/>
          <w:b/>
          <w:bCs/>
        </w:rPr>
      </w:pPr>
      <w:r>
        <w:rPr>
          <w:rFonts w:ascii="Montserrat" w:eastAsia="Montserrat" w:hAnsi="Montserrat" w:cs="Montserrat"/>
          <w:b/>
          <w:bCs/>
        </w:rPr>
        <w:t>Architecture and Design:</w:t>
      </w:r>
    </w:p>
    <w:p w14:paraId="58D86088"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Technical architecture design (frontend, backend, infrastructure)</w:t>
      </w:r>
    </w:p>
    <w:p w14:paraId="58D86089"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Database schema design</w:t>
      </w:r>
    </w:p>
    <w:p w14:paraId="58D8608A"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API specifications and integration patterns</w:t>
      </w:r>
    </w:p>
    <w:p w14:paraId="58D8608B"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Security architecture and compliance framework</w:t>
      </w:r>
    </w:p>
    <w:p w14:paraId="58D8608C"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lastRenderedPageBreak/>
        <w:t>Abstraction layer design to minimize future rework</w:t>
      </w:r>
    </w:p>
    <w:p w14:paraId="58D8608D" w14:textId="4E415621"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DevOps and deployment strategy</w:t>
      </w:r>
      <w:ins w:id="9" w:author="Kathryn Murphy" w:date="2026-02-27T14:58:00Z" w16du:dateUtc="2026-02-27T19:58:00Z">
        <w:r w:rsidR="00ED5C78">
          <w:rPr>
            <w:rFonts w:ascii="Montserrat" w:eastAsia="Montserrat" w:hAnsi="Montserrat" w:cs="Montserrat"/>
          </w:rPr>
          <w:br/>
        </w:r>
      </w:ins>
    </w:p>
    <w:p w14:paraId="58D8608E" w14:textId="03DC21B7" w:rsidR="00C81D24" w:rsidRDefault="00E423A5">
      <w:pPr>
        <w:ind w:left="720"/>
        <w:rPr>
          <w:rFonts w:ascii="Montserrat" w:eastAsia="Montserrat" w:hAnsi="Montserrat" w:cs="Montserrat"/>
          <w:b/>
          <w:bCs/>
        </w:rPr>
      </w:pPr>
      <w:r>
        <w:rPr>
          <w:rFonts w:ascii="Montserrat" w:eastAsia="Montserrat" w:hAnsi="Montserrat" w:cs="Montserrat"/>
          <w:b/>
          <w:bCs/>
        </w:rPr>
        <w:t>Activity Outcomes:</w:t>
      </w:r>
    </w:p>
    <w:p w14:paraId="58D8608F" w14:textId="28B47AB5" w:rsidR="00C81D24" w:rsidRDefault="00E423A5">
      <w:pPr>
        <w:numPr>
          <w:ilvl w:val="0"/>
          <w:numId w:val="8"/>
        </w:numPr>
        <w:ind w:left="1440"/>
        <w:rPr>
          <w:rFonts w:ascii="Montserrat" w:eastAsia="Montserrat" w:hAnsi="Montserrat" w:cs="Montserrat"/>
        </w:rPr>
      </w:pPr>
      <w:r>
        <w:rPr>
          <w:rFonts w:ascii="Montserrat" w:eastAsia="Montserrat" w:hAnsi="Montserrat" w:cs="Montserrat"/>
        </w:rPr>
        <w:t>Clickable prototype</w:t>
      </w:r>
      <w:r w:rsidR="00DF5311">
        <w:rPr>
          <w:rFonts w:ascii="Montserrat" w:eastAsia="Montserrat" w:hAnsi="Montserrat" w:cs="Montserrat"/>
        </w:rPr>
        <w:t>s</w:t>
      </w:r>
      <w:r>
        <w:rPr>
          <w:rFonts w:ascii="Montserrat" w:eastAsia="Montserrat" w:hAnsi="Montserrat" w:cs="Montserrat"/>
        </w:rPr>
        <w:t xml:space="preserve"> to illustrate key workflows, proposed user experience, and system behavior</w:t>
      </w:r>
    </w:p>
    <w:p w14:paraId="58D86090"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Technical architecture documentation</w:t>
      </w:r>
    </w:p>
    <w:p w14:paraId="58D86091" w14:textId="6EDB6745"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Updated scope, timeline, and cost estimate based on discovery findings</w:t>
      </w:r>
    </w:p>
    <w:p w14:paraId="0BFDACDB" w14:textId="6AD53885" w:rsidR="00CA4CDA" w:rsidRDefault="00CA4CDA">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Development Backlog with refined requirements</w:t>
      </w:r>
    </w:p>
    <w:p w14:paraId="58D86092" w14:textId="7881B22A" w:rsidR="00C81D24" w:rsidRDefault="00DF5311">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Ongoing r</w:t>
      </w:r>
      <w:r w:rsidR="00E423A5">
        <w:rPr>
          <w:rFonts w:ascii="Montserrat" w:eastAsia="Montserrat" w:hAnsi="Montserrat" w:cs="Montserrat"/>
        </w:rPr>
        <w:t>isk assessment</w:t>
      </w:r>
      <w:ins w:id="10" w:author="Kathryn Murphy" w:date="2026-02-27T10:58:00Z" w16du:dateUtc="2026-02-27T15:58:00Z">
        <w:r w:rsidR="001B336B">
          <w:rPr>
            <w:rFonts w:ascii="Montserrat" w:eastAsia="Montserrat" w:hAnsi="Montserrat" w:cs="Montserrat"/>
          </w:rPr>
          <w:t>,</w:t>
        </w:r>
      </w:ins>
      <w:del w:id="11" w:author="Kathryn Murphy" w:date="2026-02-27T10:58:00Z" w16du:dateUtc="2026-02-27T15:58:00Z">
        <w:r w:rsidR="00E423A5" w:rsidDel="001B336B">
          <w:rPr>
            <w:rFonts w:ascii="Montserrat" w:eastAsia="Montserrat" w:hAnsi="Montserrat" w:cs="Montserrat"/>
          </w:rPr>
          <w:delText xml:space="preserve"> and </w:delText>
        </w:r>
      </w:del>
      <w:r w:rsidR="00E423A5">
        <w:rPr>
          <w:rFonts w:ascii="Montserrat" w:eastAsia="Montserrat" w:hAnsi="Montserrat" w:cs="Montserrat"/>
        </w:rPr>
        <w:t>mitigation strategies</w:t>
      </w:r>
      <w:ins w:id="12" w:author="Kathryn Murphy" w:date="2026-02-27T11:41:00Z" w16du:dateUtc="2026-02-27T16:41:00Z">
        <w:r w:rsidR="00D93029">
          <w:rPr>
            <w:rFonts w:ascii="Montserrat" w:eastAsia="Montserrat" w:hAnsi="Montserrat" w:cs="Montserrat"/>
          </w:rPr>
          <w:t>, and responsibility matrix management</w:t>
        </w:r>
      </w:ins>
    </w:p>
    <w:p w14:paraId="58D86093" w14:textId="77777777" w:rsidR="00C81D24" w:rsidRDefault="00E423A5">
      <w:pPr>
        <w:numPr>
          <w:ilvl w:val="0"/>
          <w:numId w:val="8"/>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Validation sessions with CLIENT stakeholders</w:t>
      </w:r>
      <w:r>
        <w:br/>
      </w:r>
    </w:p>
    <w:p w14:paraId="58D86094" w14:textId="08181B19" w:rsidR="00C81D24" w:rsidRDefault="004316AE" w:rsidP="3EC1EF97">
      <w:pPr>
        <w:rPr>
          <w:rFonts w:ascii="Montserrat" w:eastAsia="Montserrat" w:hAnsi="Montserrat" w:cs="Montserrat"/>
          <w:lang w:val="en-US"/>
        </w:rPr>
      </w:pPr>
      <w:r w:rsidRPr="3EC1EF97">
        <w:rPr>
          <w:rFonts w:ascii="Montserrat" w:eastAsia="Montserrat" w:hAnsi="Montserrat" w:cs="Montserrat"/>
          <w:color w:val="007DA5"/>
          <w:lang w:val="en-US"/>
        </w:rPr>
        <w:t>2</w:t>
      </w:r>
      <w:r w:rsidR="00E423A5" w:rsidRPr="3EC1EF97">
        <w:rPr>
          <w:rFonts w:ascii="Montserrat" w:eastAsia="Montserrat" w:hAnsi="Montserrat" w:cs="Montserrat"/>
          <w:color w:val="007DA5"/>
          <w:lang w:val="en-US"/>
        </w:rPr>
        <w:t>.</w:t>
      </w:r>
      <w:r w:rsidRPr="3EC1EF97">
        <w:rPr>
          <w:rFonts w:ascii="Montserrat" w:eastAsia="Montserrat" w:hAnsi="Montserrat" w:cs="Montserrat"/>
          <w:color w:val="007DA5"/>
          <w:lang w:val="en-US"/>
        </w:rPr>
        <w:t>3</w:t>
      </w:r>
      <w:r w:rsidR="00E423A5" w:rsidRPr="3EC1EF97">
        <w:rPr>
          <w:rFonts w:ascii="Montserrat" w:eastAsia="Montserrat" w:hAnsi="Montserrat" w:cs="Montserrat"/>
          <w:color w:val="007DA5"/>
          <w:lang w:val="en-US"/>
        </w:rPr>
        <w:t xml:space="preserve"> Prioritization of Work</w:t>
      </w:r>
      <w:r>
        <w:br/>
      </w:r>
      <w:r w:rsidR="00E423A5" w:rsidRPr="3EC1EF97">
        <w:rPr>
          <w:rFonts w:ascii="Montserrat" w:eastAsia="Montserrat" w:hAnsi="Montserrat" w:cs="Montserrat"/>
          <w:lang w:val="en-US"/>
        </w:rPr>
        <w:t>Orases and CLIENT will work collaboratively to establish the priority order for all features, enhancements, and tasks identified throughout the Analysis Activities.</w:t>
      </w:r>
    </w:p>
    <w:p w14:paraId="58D86095" w14:textId="72307BDE" w:rsidR="00C81D24" w:rsidRDefault="00E423A5">
      <w:pPr>
        <w:numPr>
          <w:ilvl w:val="0"/>
          <w:numId w:val="7"/>
        </w:numPr>
        <w:rPr>
          <w:rFonts w:ascii="Montserrat" w:eastAsia="Montserrat" w:hAnsi="Montserrat" w:cs="Montserrat"/>
        </w:rPr>
      </w:pPr>
      <w:r>
        <w:rPr>
          <w:rFonts w:ascii="Montserrat" w:eastAsia="Montserrat" w:hAnsi="Montserrat" w:cs="Montserrat"/>
        </w:rPr>
        <w:t xml:space="preserve">Throughout the project, work for Section </w:t>
      </w:r>
      <w:r w:rsidR="00B63F7F">
        <w:rPr>
          <w:rFonts w:ascii="Montserrat" w:eastAsia="Montserrat" w:hAnsi="Montserrat" w:cs="Montserrat"/>
        </w:rPr>
        <w:t>2</w:t>
      </w:r>
      <w:r>
        <w:rPr>
          <w:rFonts w:ascii="Montserrat" w:eastAsia="Montserrat" w:hAnsi="Montserrat" w:cs="Montserrat"/>
        </w:rPr>
        <w:t>.</w:t>
      </w:r>
      <w:r w:rsidR="00B63F7F">
        <w:rPr>
          <w:rFonts w:ascii="Montserrat" w:eastAsia="Montserrat" w:hAnsi="Montserrat" w:cs="Montserrat"/>
        </w:rPr>
        <w:t>4</w:t>
      </w:r>
      <w:r>
        <w:rPr>
          <w:rFonts w:ascii="Montserrat" w:eastAsia="Montserrat" w:hAnsi="Montserrat" w:cs="Montserrat"/>
        </w:rPr>
        <w:t xml:space="preserve"> (Design, Development, and Implementation) will begin once CLIENT has reviewed, approved, and prioritized the proposed work</w:t>
      </w:r>
      <w:r w:rsidR="004316AE">
        <w:rPr>
          <w:rFonts w:ascii="Montserrat" w:eastAsia="Montserrat" w:hAnsi="Montserrat" w:cs="Montserrat"/>
        </w:rPr>
        <w:t>.</w:t>
      </w:r>
      <w:r w:rsidR="00DD11E3">
        <w:rPr>
          <w:rFonts w:ascii="Montserrat" w:eastAsia="Montserrat" w:hAnsi="Montserrat" w:cs="Montserrat"/>
        </w:rPr>
        <w:t xml:space="preserve"> </w:t>
      </w:r>
      <w:r w:rsidR="00CA4CDA">
        <w:rPr>
          <w:rFonts w:ascii="Montserrat" w:eastAsia="Montserrat" w:hAnsi="Montserrat" w:cs="Montserrat"/>
        </w:rPr>
        <w:t>CLIENT has final decision-making authority on priorities.</w:t>
      </w:r>
    </w:p>
    <w:p w14:paraId="58D86096" w14:textId="77777777" w:rsidR="00C81D24" w:rsidRDefault="00E423A5" w:rsidP="3EC1EF97">
      <w:pPr>
        <w:numPr>
          <w:ilvl w:val="0"/>
          <w:numId w:val="7"/>
        </w:numPr>
        <w:rPr>
          <w:rFonts w:ascii="Montserrat" w:eastAsia="Montserrat" w:hAnsi="Montserrat" w:cs="Montserrat"/>
          <w:lang w:val="en-US"/>
        </w:rPr>
      </w:pPr>
      <w:r w:rsidRPr="3EC1EF97">
        <w:rPr>
          <w:rFonts w:ascii="Montserrat" w:eastAsia="Montserrat" w:hAnsi="Montserrat" w:cs="Montserrat"/>
          <w:lang w:val="en-US"/>
        </w:rPr>
        <w:t>Priorities may be updated throughout the Project at CLIENT’s direction, and Orases will provide updated estimates regarding timeline, scope, or budget.</w:t>
      </w:r>
    </w:p>
    <w:p w14:paraId="02461EAF" w14:textId="1A3DE5FC" w:rsidR="0047631C" w:rsidRDefault="0047631C" w:rsidP="3EC1EF97">
      <w:pPr>
        <w:numPr>
          <w:ilvl w:val="0"/>
          <w:numId w:val="7"/>
        </w:numPr>
        <w:rPr>
          <w:rFonts w:ascii="Montserrat" w:eastAsia="Montserrat" w:hAnsi="Montserrat" w:cs="Montserrat"/>
          <w:lang w:val="en-US"/>
        </w:rPr>
      </w:pPr>
      <w:r w:rsidRPr="3EC1EF97">
        <w:rPr>
          <w:rFonts w:ascii="Montserrat" w:eastAsia="Montserrat" w:hAnsi="Montserrat" w:cs="Montserrat"/>
          <w:lang w:val="en-US"/>
        </w:rPr>
        <w:t>For prioritized work, Orases will provide good-faith estimates of effort based on information available at the time to support planning and prioritization in this time-and-materials engagement. Estimates are not guarantees and may evolve as discovery continues and requirements are further refined.</w:t>
      </w:r>
    </w:p>
    <w:p w14:paraId="65409019" w14:textId="575620FF" w:rsidR="0047631C" w:rsidRDefault="0047631C" w:rsidP="3EC1EF97">
      <w:pPr>
        <w:numPr>
          <w:ilvl w:val="0"/>
          <w:numId w:val="7"/>
        </w:numPr>
        <w:rPr>
          <w:rFonts w:ascii="Montserrat" w:eastAsia="Montserrat" w:hAnsi="Montserrat" w:cs="Montserrat"/>
          <w:lang w:val="en-US"/>
        </w:rPr>
      </w:pPr>
      <w:r w:rsidRPr="3EC1EF97">
        <w:rPr>
          <w:rFonts w:ascii="Montserrat" w:eastAsia="Montserrat" w:hAnsi="Montserrat" w:cs="Montserrat"/>
          <w:lang w:val="en-US"/>
        </w:rPr>
        <w:t>Orases will track actual effort against estimates and will provide ongoing visibility into progress, effort expended, and forecasted remaining work through regular project reporting. If Orases reasonably anticipates that actual effort for a prioritized work item, Epic, or Sprint will materially exceed the applicable estimate, Orases will notify CLIENT and provide context and options, which may include re-prioritization, scope adjustment, or continued execution at CLIENT’s direction.</w:t>
      </w:r>
    </w:p>
    <w:p w14:paraId="58D86097" w14:textId="2C2F28F9" w:rsidR="00C81D24" w:rsidRDefault="00BB6AE6" w:rsidP="0047631C">
      <w:pPr>
        <w:numPr>
          <w:ilvl w:val="0"/>
          <w:numId w:val="7"/>
        </w:numPr>
        <w:rPr>
          <w:rFonts w:ascii="Montserrat" w:eastAsia="Montserrat" w:hAnsi="Montserrat" w:cs="Montserrat"/>
          <w:lang w:val="en-US"/>
        </w:rPr>
      </w:pPr>
      <w:r w:rsidRPr="004316AE">
        <w:rPr>
          <w:rFonts w:ascii="Montserrat" w:eastAsia="Montserrat" w:hAnsi="Montserrat" w:cs="Montserrat"/>
          <w:lang w:val="en-US"/>
        </w:rPr>
        <w:t xml:space="preserve">No work under section </w:t>
      </w:r>
      <w:r w:rsidR="00B63F7F">
        <w:rPr>
          <w:rFonts w:ascii="Montserrat" w:eastAsia="Montserrat" w:hAnsi="Montserrat" w:cs="Montserrat"/>
          <w:lang w:val="en-US"/>
        </w:rPr>
        <w:t>2</w:t>
      </w:r>
      <w:r w:rsidRPr="004316AE">
        <w:rPr>
          <w:rFonts w:ascii="Montserrat" w:eastAsia="Montserrat" w:hAnsi="Montserrat" w:cs="Montserrat"/>
          <w:lang w:val="en-US"/>
        </w:rPr>
        <w:t>.</w:t>
      </w:r>
      <w:r w:rsidR="00B63F7F">
        <w:rPr>
          <w:rFonts w:ascii="Montserrat" w:eastAsia="Montserrat" w:hAnsi="Montserrat" w:cs="Montserrat"/>
          <w:lang w:val="en-US"/>
        </w:rPr>
        <w:t>4</w:t>
      </w:r>
      <w:r w:rsidRPr="004316AE">
        <w:rPr>
          <w:rFonts w:ascii="Montserrat" w:eastAsia="Montserrat" w:hAnsi="Montserrat" w:cs="Montserrat"/>
          <w:lang w:val="en-US"/>
        </w:rPr>
        <w:t xml:space="preserve"> will begin until Orases provide</w:t>
      </w:r>
      <w:r w:rsidR="00B63F7F">
        <w:rPr>
          <w:rFonts w:ascii="Montserrat" w:eastAsia="Montserrat" w:hAnsi="Montserrat" w:cs="Montserrat"/>
          <w:lang w:val="en-US"/>
        </w:rPr>
        <w:t>s</w:t>
      </w:r>
      <w:r w:rsidRPr="004316AE">
        <w:rPr>
          <w:rFonts w:ascii="Montserrat" w:eastAsia="Montserrat" w:hAnsi="Montserrat" w:cs="Montserrat"/>
          <w:lang w:val="en-US"/>
        </w:rPr>
        <w:t xml:space="preserve"> a written estimate and CLIENT issues written approval for the relevant work package or Sprint. CLIENT may re-prioritize the Backlog at any time; Orases will promptly provide written impact (timeline, scope, budget). </w:t>
      </w:r>
    </w:p>
    <w:p w14:paraId="4E324D1E" w14:textId="77777777" w:rsidR="0047631C" w:rsidRPr="0047631C" w:rsidRDefault="0047631C" w:rsidP="0047631C">
      <w:pPr>
        <w:ind w:left="720"/>
        <w:rPr>
          <w:rFonts w:ascii="Montserrat" w:eastAsia="Montserrat" w:hAnsi="Montserrat" w:cs="Montserrat"/>
          <w:lang w:val="en-US"/>
        </w:rPr>
      </w:pPr>
    </w:p>
    <w:p w14:paraId="58D86098" w14:textId="2E82A2E7" w:rsidR="00C81D24" w:rsidRDefault="7F5E3C7D" w:rsidP="3EC1EF97">
      <w:pPr>
        <w:ind w:right="450"/>
        <w:rPr>
          <w:rFonts w:ascii="Montserrat" w:eastAsia="Montserrat" w:hAnsi="Montserrat" w:cs="Montserrat"/>
          <w:lang w:val="en-US"/>
        </w:rPr>
      </w:pPr>
      <w:r w:rsidRPr="784BC8A7">
        <w:rPr>
          <w:rFonts w:ascii="Montserrat" w:eastAsia="Montserrat" w:hAnsi="Montserrat" w:cs="Montserrat"/>
          <w:color w:val="007DA5"/>
          <w:lang w:val="en-US"/>
        </w:rPr>
        <w:t>2</w:t>
      </w:r>
      <w:r w:rsidR="544C4094" w:rsidRPr="784BC8A7">
        <w:rPr>
          <w:rFonts w:ascii="Montserrat" w:eastAsia="Montserrat" w:hAnsi="Montserrat" w:cs="Montserrat"/>
          <w:color w:val="007DA5"/>
          <w:lang w:val="en-US"/>
        </w:rPr>
        <w:t>.</w:t>
      </w:r>
      <w:r w:rsidRPr="784BC8A7">
        <w:rPr>
          <w:rFonts w:ascii="Montserrat" w:eastAsia="Montserrat" w:hAnsi="Montserrat" w:cs="Montserrat"/>
          <w:color w:val="007DA5"/>
          <w:lang w:val="en-US"/>
        </w:rPr>
        <w:t>4</w:t>
      </w:r>
      <w:r w:rsidR="544C4094" w:rsidRPr="784BC8A7">
        <w:rPr>
          <w:rFonts w:ascii="Montserrat" w:eastAsia="Montserrat" w:hAnsi="Montserrat" w:cs="Montserrat"/>
          <w:color w:val="007DA5"/>
          <w:lang w:val="en-US"/>
        </w:rPr>
        <w:t xml:space="preserve"> Design, Development, and Implementation</w:t>
      </w:r>
      <w:r w:rsidR="004316AE">
        <w:br/>
      </w:r>
      <w:r w:rsidR="544C4094" w:rsidRPr="784BC8A7">
        <w:rPr>
          <w:rFonts w:ascii="Montserrat" w:eastAsia="Montserrat" w:hAnsi="Montserrat" w:cs="Montserrat"/>
          <w:lang w:val="en-US"/>
        </w:rPr>
        <w:t xml:space="preserve">Following CLIENT’s approval of priorities, Orases will proceed with design, development, testing, and </w:t>
      </w:r>
      <w:commentRangeStart w:id="13"/>
      <w:commentRangeStart w:id="14"/>
      <w:r w:rsidR="544C4094" w:rsidRPr="784BC8A7">
        <w:rPr>
          <w:rFonts w:ascii="Montserrat" w:eastAsia="Montserrat" w:hAnsi="Montserrat" w:cs="Montserrat"/>
          <w:lang w:val="en-US"/>
        </w:rPr>
        <w:t>implementation of the approved features</w:t>
      </w:r>
      <w:commentRangeEnd w:id="13"/>
      <w:r w:rsidR="004316AE" w:rsidRPr="784BC8A7">
        <w:rPr>
          <w:rStyle w:val="CommentReference"/>
          <w:rFonts w:ascii="Montserrat" w:eastAsia="Montserrat" w:hAnsi="Montserrat" w:cs="Montserrat"/>
          <w:sz w:val="18"/>
          <w:szCs w:val="18"/>
          <w:lang w:val="en-US"/>
        </w:rPr>
        <w:commentReference w:id="13"/>
      </w:r>
      <w:commentRangeEnd w:id="14"/>
      <w:r w:rsidR="004316AE" w:rsidRPr="784BC8A7">
        <w:rPr>
          <w:rStyle w:val="CommentReference"/>
          <w:rFonts w:ascii="Montserrat" w:eastAsia="Montserrat" w:hAnsi="Montserrat" w:cs="Montserrat"/>
          <w:sz w:val="18"/>
          <w:szCs w:val="18"/>
          <w:lang w:val="en-US"/>
        </w:rPr>
        <w:commentReference w:id="14"/>
      </w:r>
      <w:r w:rsidR="544C4094" w:rsidRPr="784BC8A7">
        <w:rPr>
          <w:rFonts w:ascii="Montserrat" w:eastAsia="Montserrat" w:hAnsi="Montserrat" w:cs="Montserrat"/>
          <w:lang w:val="en-US"/>
        </w:rPr>
        <w:t>. Activities may include, but are not limited to:</w:t>
      </w:r>
    </w:p>
    <w:p w14:paraId="58D86099" w14:textId="77777777" w:rsidR="00C81D24" w:rsidRDefault="00E423A5" w:rsidP="3EC1EF97">
      <w:pPr>
        <w:numPr>
          <w:ilvl w:val="0"/>
          <w:numId w:val="6"/>
        </w:numPr>
        <w:rPr>
          <w:rFonts w:ascii="Montserrat" w:eastAsia="Montserrat" w:hAnsi="Montserrat" w:cs="Montserrat"/>
          <w:lang w:val="en-US"/>
        </w:rPr>
      </w:pPr>
      <w:r w:rsidRPr="3EC1EF97">
        <w:rPr>
          <w:rFonts w:ascii="Montserrat" w:eastAsia="Montserrat" w:hAnsi="Montserrat" w:cs="Montserrat"/>
          <w:lang w:val="en-US"/>
        </w:rPr>
        <w:t>UX/UI design refining elements identified during the Analysis Phase</w:t>
      </w:r>
    </w:p>
    <w:p w14:paraId="58D8609A" w14:textId="49869FE1" w:rsidR="00C81D24" w:rsidRDefault="00E423A5">
      <w:pPr>
        <w:numPr>
          <w:ilvl w:val="0"/>
          <w:numId w:val="6"/>
        </w:numPr>
        <w:rPr>
          <w:rFonts w:ascii="Montserrat" w:eastAsia="Montserrat" w:hAnsi="Montserrat" w:cs="Montserrat"/>
        </w:rPr>
      </w:pPr>
      <w:r>
        <w:rPr>
          <w:rFonts w:ascii="Montserrat" w:eastAsia="Montserrat" w:hAnsi="Montserrat" w:cs="Montserrat"/>
        </w:rPr>
        <w:lastRenderedPageBreak/>
        <w:t>Front-end and back-end iterative development</w:t>
      </w:r>
      <w:r w:rsidR="005955C5">
        <w:rPr>
          <w:rFonts w:ascii="Montserrat" w:eastAsia="Montserrat" w:hAnsi="Montserrat" w:cs="Montserrat"/>
        </w:rPr>
        <w:t xml:space="preserve"> of features defined on Development Backlog</w:t>
      </w:r>
    </w:p>
    <w:p w14:paraId="58D8609B" w14:textId="0776D1C4" w:rsidR="00C81D24" w:rsidRDefault="00E423A5">
      <w:pPr>
        <w:numPr>
          <w:ilvl w:val="0"/>
          <w:numId w:val="6"/>
        </w:numPr>
        <w:rPr>
          <w:rFonts w:ascii="Montserrat" w:eastAsia="Montserrat" w:hAnsi="Montserrat" w:cs="Montserrat"/>
        </w:rPr>
      </w:pPr>
      <w:r>
        <w:rPr>
          <w:rFonts w:ascii="Montserrat" w:eastAsia="Montserrat" w:hAnsi="Montserrat" w:cs="Montserrat"/>
        </w:rPr>
        <w:t>Integration with CLIENT systems or third-party services</w:t>
      </w:r>
    </w:p>
    <w:p w14:paraId="58D8609C" w14:textId="1C43D4CD" w:rsidR="00C81D24" w:rsidRDefault="00E423A5" w:rsidP="3EC1EF97">
      <w:pPr>
        <w:numPr>
          <w:ilvl w:val="0"/>
          <w:numId w:val="6"/>
        </w:numPr>
        <w:rPr>
          <w:rFonts w:ascii="Montserrat" w:eastAsia="Montserrat" w:hAnsi="Montserrat" w:cs="Montserrat"/>
          <w:lang w:val="en-US"/>
        </w:rPr>
      </w:pPr>
      <w:r w:rsidRPr="3EC1EF97">
        <w:rPr>
          <w:rFonts w:ascii="Montserrat" w:eastAsia="Montserrat" w:hAnsi="Montserrat" w:cs="Montserrat"/>
          <w:lang w:val="en-US"/>
        </w:rPr>
        <w:t>System configuration and environment setup</w:t>
      </w:r>
      <w:r w:rsidR="00592043" w:rsidRPr="3EC1EF97">
        <w:rPr>
          <w:rFonts w:ascii="Montserrat" w:eastAsia="Montserrat" w:hAnsi="Montserrat" w:cs="Montserrat"/>
          <w:lang w:val="en-US"/>
        </w:rPr>
        <w:t xml:space="preserve">, including any hosting and configuration setup for third-party services Orases recommended and provided with this SOW. </w:t>
      </w:r>
    </w:p>
    <w:p w14:paraId="58D8609D" w14:textId="77777777" w:rsidR="00C81D24" w:rsidRDefault="00E423A5">
      <w:pPr>
        <w:numPr>
          <w:ilvl w:val="0"/>
          <w:numId w:val="6"/>
        </w:numPr>
        <w:rPr>
          <w:rFonts w:ascii="Montserrat" w:eastAsia="Montserrat" w:hAnsi="Montserrat" w:cs="Montserrat"/>
        </w:rPr>
      </w:pPr>
      <w:commentRangeStart w:id="15"/>
      <w:commentRangeStart w:id="16"/>
      <w:r>
        <w:rPr>
          <w:rFonts w:ascii="Montserrat" w:eastAsia="Montserrat" w:hAnsi="Montserrat" w:cs="Montserrat"/>
        </w:rPr>
        <w:t>QA testing, bug resolution, and deployment support</w:t>
      </w:r>
      <w:commentRangeEnd w:id="15"/>
      <w:r w:rsidR="00E13C10">
        <w:rPr>
          <w:rStyle w:val="CommentReference"/>
          <w:rFonts w:ascii="Montserrat" w:eastAsia="Montserrat" w:hAnsi="Montserrat" w:cs="Montserrat"/>
          <w:sz w:val="18"/>
          <w:szCs w:val="18"/>
        </w:rPr>
        <w:commentReference w:id="15"/>
      </w:r>
      <w:commentRangeEnd w:id="16"/>
      <w:r>
        <w:rPr>
          <w:rStyle w:val="CommentReference"/>
          <w:rFonts w:ascii="Montserrat" w:eastAsia="Montserrat" w:hAnsi="Montserrat" w:cs="Montserrat"/>
          <w:sz w:val="18"/>
          <w:szCs w:val="18"/>
        </w:rPr>
        <w:commentReference w:id="16"/>
      </w:r>
    </w:p>
    <w:p w14:paraId="40C281E8" w14:textId="77777777" w:rsidR="001378F3" w:rsidRDefault="001378F3" w:rsidP="001378F3">
      <w:pPr>
        <w:numPr>
          <w:ilvl w:val="0"/>
          <w:numId w:val="6"/>
        </w:numPr>
        <w:rPr>
          <w:rFonts w:ascii="Montserrat" w:eastAsia="Montserrat" w:hAnsi="Montserrat" w:cs="Montserrat"/>
        </w:rPr>
      </w:pPr>
      <w:r w:rsidRPr="780F3A05">
        <w:rPr>
          <w:rFonts w:ascii="Montserrat" w:eastAsia="Montserrat" w:hAnsi="Montserrat" w:cs="Montserrat"/>
        </w:rPr>
        <w:t>Documentation of system configuration, environment setup, deployment, and any other project processes established</w:t>
      </w:r>
    </w:p>
    <w:p w14:paraId="58D8609E" w14:textId="641A84E7" w:rsidR="00C81D24" w:rsidRDefault="001378F3" w:rsidP="0047631C">
      <w:pPr>
        <w:numPr>
          <w:ilvl w:val="0"/>
          <w:numId w:val="6"/>
        </w:numPr>
        <w:rPr>
          <w:rFonts w:ascii="Montserrat" w:eastAsia="Montserrat" w:hAnsi="Montserrat" w:cs="Montserrat"/>
        </w:rPr>
      </w:pPr>
      <w:r w:rsidRPr="780F3A05">
        <w:rPr>
          <w:rFonts w:ascii="Montserrat" w:eastAsia="Montserrat" w:hAnsi="Montserrat" w:cs="Montserrat"/>
        </w:rPr>
        <w:t>Training for Duke project team on system configuration, environment setup, deployment, and any other project processes established</w:t>
      </w:r>
      <w:ins w:id="17" w:author="Kathryn Murphy" w:date="2026-02-27T14:58:00Z" w16du:dateUtc="2026-02-27T19:58:00Z">
        <w:r w:rsidR="00ED5C78">
          <w:rPr>
            <w:rFonts w:ascii="Montserrat" w:eastAsia="Montserrat" w:hAnsi="Montserrat" w:cs="Montserrat"/>
          </w:rPr>
          <w:br/>
        </w:r>
      </w:ins>
    </w:p>
    <w:p w14:paraId="1FF0A93D" w14:textId="12C179B6" w:rsidR="63FCF539" w:rsidRDefault="460781F8" w:rsidP="63FCF539">
      <w:pPr>
        <w:ind w:left="0"/>
        <w:rPr>
          <w:rFonts w:ascii="Montserrat" w:eastAsia="Montserrat" w:hAnsi="Montserrat" w:cs="Montserrat"/>
          <w:lang w:val="en-US"/>
        </w:rPr>
      </w:pPr>
      <w:commentRangeStart w:id="18"/>
      <w:commentRangeStart w:id="19"/>
      <w:r w:rsidRPr="784BC8A7">
        <w:rPr>
          <w:rFonts w:ascii="Montserrat" w:eastAsia="Montserrat" w:hAnsi="Montserrat" w:cs="Montserrat"/>
          <w:lang w:val="en-US"/>
        </w:rPr>
        <w:t>If hosting services are required, Orases and CLIENT will scope such services separately and execute one or more additional SOWs.</w:t>
      </w:r>
      <w:commentRangeEnd w:id="18"/>
      <w:r w:rsidR="63FCF539">
        <w:rPr>
          <w:rStyle w:val="CommentReference"/>
          <w:rFonts w:ascii="Montserrat" w:eastAsia="Montserrat" w:hAnsi="Montserrat" w:cs="Montserrat"/>
          <w:sz w:val="18"/>
          <w:szCs w:val="18"/>
          <w:lang w:val="en-US"/>
        </w:rPr>
        <w:commentReference w:id="18"/>
      </w:r>
      <w:commentRangeEnd w:id="19"/>
      <w:r w:rsidR="63FCF539">
        <w:rPr>
          <w:rStyle w:val="CommentReference"/>
          <w:rFonts w:ascii="Montserrat" w:eastAsia="Montserrat" w:hAnsi="Montserrat" w:cs="Montserrat"/>
          <w:sz w:val="18"/>
          <w:szCs w:val="18"/>
          <w:lang w:val="en-US"/>
        </w:rPr>
        <w:commentReference w:id="19"/>
      </w:r>
    </w:p>
    <w:p w14:paraId="50810BA5" w14:textId="77777777" w:rsidR="00592043" w:rsidRDefault="00592043">
      <w:pPr>
        <w:ind w:left="0"/>
        <w:rPr>
          <w:rFonts w:ascii="Montserrat" w:eastAsia="Montserrat" w:hAnsi="Montserrat" w:cs="Montserrat"/>
        </w:rPr>
      </w:pPr>
    </w:p>
    <w:p w14:paraId="2D2632E1" w14:textId="77777777" w:rsidR="008330E8" w:rsidRDefault="00592043" w:rsidP="00592043">
      <w:pPr>
        <w:ind w:left="-90"/>
        <w:rPr>
          <w:rFonts w:ascii="Montserrat" w:eastAsia="Montserrat" w:hAnsi="Montserrat" w:cs="Montserrat"/>
          <w:color w:val="007DA5"/>
        </w:rPr>
      </w:pPr>
      <w:r>
        <w:rPr>
          <w:rFonts w:ascii="Montserrat" w:eastAsia="Montserrat" w:hAnsi="Montserrat" w:cs="Montserrat"/>
          <w:color w:val="007DA5"/>
        </w:rPr>
        <w:t xml:space="preserve">2.5 </w:t>
      </w:r>
      <w:r w:rsidR="008330E8">
        <w:rPr>
          <w:rFonts w:ascii="Montserrat" w:eastAsia="Montserrat" w:hAnsi="Montserrat" w:cs="Montserrat"/>
          <w:color w:val="007DA5"/>
        </w:rPr>
        <w:t>Hypercare (Post-Release Stabilization)</w:t>
      </w:r>
    </w:p>
    <w:p w14:paraId="666AC70D" w14:textId="36A03505" w:rsidR="008330E8" w:rsidRDefault="008330E8" w:rsidP="3EC1EF97">
      <w:pPr>
        <w:ind w:left="-90"/>
        <w:rPr>
          <w:rFonts w:ascii="Montserrat" w:eastAsia="Montserrat" w:hAnsi="Montserrat" w:cs="Montserrat"/>
          <w:lang w:val="en-US"/>
        </w:rPr>
      </w:pPr>
      <w:r w:rsidRPr="3EC1EF97">
        <w:rPr>
          <w:rFonts w:ascii="Montserrat" w:eastAsia="Montserrat" w:hAnsi="Montserrat" w:cs="Montserrat"/>
          <w:lang w:val="en-US"/>
        </w:rPr>
        <w:t>Following each Production Release, Parties shall plan for and Orases to provide a post-deployment stabilization period (“Hypercare”) to monitor performance, address defects, and ensure system stability.</w:t>
      </w:r>
    </w:p>
    <w:p w14:paraId="23A0823F" w14:textId="77777777" w:rsidR="008330E8" w:rsidRPr="008330E8" w:rsidRDefault="008330E8" w:rsidP="008330E8">
      <w:pPr>
        <w:ind w:left="-90"/>
        <w:rPr>
          <w:rFonts w:ascii="Montserrat" w:eastAsia="Montserrat" w:hAnsi="Montserrat" w:cs="Montserrat"/>
        </w:rPr>
      </w:pPr>
    </w:p>
    <w:p w14:paraId="59BF7EA8" w14:textId="136E65F2" w:rsidR="008330E8" w:rsidRPr="008330E8" w:rsidRDefault="008330E8" w:rsidP="008330E8">
      <w:pPr>
        <w:ind w:left="-90"/>
        <w:rPr>
          <w:rFonts w:ascii="Montserrat" w:eastAsia="Montserrat" w:hAnsi="Montserrat" w:cs="Montserrat"/>
          <w:u w:val="single"/>
        </w:rPr>
      </w:pPr>
      <w:r w:rsidRPr="008330E8">
        <w:rPr>
          <w:rFonts w:ascii="Montserrat" w:eastAsia="Montserrat" w:hAnsi="Montserrat" w:cs="Montserrat"/>
          <w:u w:val="single"/>
        </w:rPr>
        <w:t>Hypercare Period</w:t>
      </w:r>
    </w:p>
    <w:p w14:paraId="7692D50F" w14:textId="3849EB6B" w:rsidR="008330E8" w:rsidRPr="008330E8" w:rsidRDefault="008330E8" w:rsidP="008330E8">
      <w:pPr>
        <w:pStyle w:val="ListParagraph"/>
        <w:numPr>
          <w:ilvl w:val="0"/>
          <w:numId w:val="44"/>
        </w:numPr>
        <w:rPr>
          <w:rFonts w:ascii="Montserrat" w:eastAsia="Montserrat" w:hAnsi="Montserrat" w:cs="Montserrat"/>
        </w:rPr>
      </w:pPr>
      <w:r w:rsidRPr="008330E8">
        <w:rPr>
          <w:rFonts w:ascii="Montserrat" w:eastAsia="Montserrat" w:hAnsi="Montserrat" w:cs="Montserrat"/>
        </w:rPr>
        <w:t>Hypercare shall begin upon Production deployment of each major Release.</w:t>
      </w:r>
    </w:p>
    <w:p w14:paraId="1E7739B6" w14:textId="60E1C892" w:rsidR="008330E8" w:rsidRPr="008330E8" w:rsidRDefault="008330E8" w:rsidP="3EC1EF97">
      <w:pPr>
        <w:pStyle w:val="ListParagraph"/>
        <w:numPr>
          <w:ilvl w:val="0"/>
          <w:numId w:val="44"/>
        </w:numPr>
        <w:rPr>
          <w:rFonts w:ascii="Montserrat" w:eastAsia="Montserrat" w:hAnsi="Montserrat" w:cs="Montserrat"/>
          <w:lang w:val="en-US"/>
        </w:rPr>
      </w:pPr>
      <w:r w:rsidRPr="3EC1EF97">
        <w:rPr>
          <w:rFonts w:ascii="Montserrat" w:eastAsia="Montserrat" w:hAnsi="Montserrat" w:cs="Montserrat"/>
          <w:lang w:val="en-US"/>
        </w:rPr>
        <w:t>Hypercare shall continue for ten (10) calendar days unless otherwise agreed in writing</w:t>
      </w:r>
      <w:r w:rsidR="002D0C55" w:rsidRPr="3EC1EF97">
        <w:rPr>
          <w:rFonts w:ascii="Montserrat" w:eastAsia="Montserrat" w:hAnsi="Montserrat" w:cs="Montserrat"/>
          <w:lang w:val="en-US"/>
        </w:rPr>
        <w:t xml:space="preserve"> by both Parties.</w:t>
      </w:r>
    </w:p>
    <w:p w14:paraId="5EEDB808" w14:textId="77777777" w:rsidR="008330E8" w:rsidRPr="008330E8" w:rsidRDefault="008330E8" w:rsidP="008330E8">
      <w:pPr>
        <w:pStyle w:val="ListParagraph"/>
        <w:numPr>
          <w:ilvl w:val="0"/>
          <w:numId w:val="44"/>
        </w:numPr>
        <w:rPr>
          <w:rFonts w:ascii="Montserrat" w:eastAsia="Montserrat" w:hAnsi="Montserrat" w:cs="Montserrat"/>
        </w:rPr>
      </w:pPr>
      <w:r w:rsidRPr="008330E8">
        <w:rPr>
          <w:rFonts w:ascii="Montserrat" w:eastAsia="Montserrat" w:hAnsi="Montserrat" w:cs="Montserrat"/>
        </w:rPr>
        <w:t>Hypercare applies only to functionality included within the applicable Release scope.</w:t>
      </w:r>
    </w:p>
    <w:p w14:paraId="60B9FE98" w14:textId="77777777" w:rsidR="008330E8" w:rsidRPr="008330E8" w:rsidRDefault="008330E8" w:rsidP="008330E8">
      <w:pPr>
        <w:ind w:left="-90"/>
        <w:rPr>
          <w:rFonts w:ascii="Montserrat" w:eastAsia="Montserrat" w:hAnsi="Montserrat" w:cs="Montserrat"/>
        </w:rPr>
      </w:pPr>
    </w:p>
    <w:p w14:paraId="5A68F871" w14:textId="77777777" w:rsidR="008330E8" w:rsidRPr="008330E8" w:rsidRDefault="008330E8" w:rsidP="008330E8">
      <w:pPr>
        <w:ind w:left="-90"/>
        <w:rPr>
          <w:rFonts w:ascii="Montserrat" w:eastAsia="Montserrat" w:hAnsi="Montserrat" w:cs="Montserrat"/>
          <w:u w:val="single"/>
        </w:rPr>
      </w:pPr>
      <w:r w:rsidRPr="008330E8">
        <w:rPr>
          <w:rFonts w:ascii="Montserrat" w:eastAsia="Montserrat" w:hAnsi="Montserrat" w:cs="Montserrat"/>
          <w:u w:val="single"/>
        </w:rPr>
        <w:t>Scope of Hypercare Services</w:t>
      </w:r>
    </w:p>
    <w:p w14:paraId="63C90148" w14:textId="0DAE6E37" w:rsidR="008330E8" w:rsidRPr="008330E8" w:rsidRDefault="008330E8" w:rsidP="3EC1EF97">
      <w:pPr>
        <w:ind w:left="0" w:firstLine="720"/>
        <w:rPr>
          <w:rFonts w:ascii="Montserrat" w:eastAsia="Montserrat" w:hAnsi="Montserrat" w:cs="Montserrat"/>
          <w:lang w:val="en-US"/>
        </w:rPr>
      </w:pPr>
      <w:r w:rsidRPr="3EC1EF97">
        <w:rPr>
          <w:rFonts w:ascii="Montserrat" w:eastAsia="Montserrat" w:hAnsi="Montserrat" w:cs="Montserrat"/>
          <w:lang w:val="en-US"/>
        </w:rPr>
        <w:t>During Hypercare, Orases will:</w:t>
      </w:r>
    </w:p>
    <w:p w14:paraId="7813288C" w14:textId="30FA4A7E" w:rsidR="008330E8" w:rsidRPr="008330E8" w:rsidRDefault="008330E8" w:rsidP="008330E8">
      <w:pPr>
        <w:pStyle w:val="ListParagraph"/>
        <w:numPr>
          <w:ilvl w:val="0"/>
          <w:numId w:val="45"/>
        </w:numPr>
        <w:ind w:left="1350"/>
        <w:rPr>
          <w:rFonts w:ascii="Montserrat" w:eastAsia="Montserrat" w:hAnsi="Montserrat" w:cs="Montserrat"/>
        </w:rPr>
      </w:pPr>
      <w:r w:rsidRPr="008330E8">
        <w:rPr>
          <w:rFonts w:ascii="Montserrat" w:eastAsia="Montserrat" w:hAnsi="Montserrat" w:cs="Montserrat"/>
        </w:rPr>
        <w:t>Monitor application health and deployment stability</w:t>
      </w:r>
    </w:p>
    <w:p w14:paraId="4566EC8B" w14:textId="708CA183" w:rsidR="008330E8" w:rsidRPr="008330E8" w:rsidRDefault="008330E8" w:rsidP="008330E8">
      <w:pPr>
        <w:pStyle w:val="ListParagraph"/>
        <w:numPr>
          <w:ilvl w:val="0"/>
          <w:numId w:val="45"/>
        </w:numPr>
        <w:ind w:left="1350"/>
        <w:rPr>
          <w:rFonts w:ascii="Montserrat" w:eastAsia="Montserrat" w:hAnsi="Montserrat" w:cs="Montserrat"/>
        </w:rPr>
      </w:pPr>
      <w:r w:rsidRPr="008330E8">
        <w:rPr>
          <w:rFonts w:ascii="Montserrat" w:eastAsia="Montserrat" w:hAnsi="Montserrat" w:cs="Montserrat"/>
        </w:rPr>
        <w:t>Triage and remediate verified defects introduced in the applicable Release</w:t>
      </w:r>
    </w:p>
    <w:p w14:paraId="065FFDF5" w14:textId="4222F22E" w:rsidR="008330E8" w:rsidRPr="008330E8" w:rsidRDefault="008330E8" w:rsidP="008330E8">
      <w:pPr>
        <w:pStyle w:val="ListParagraph"/>
        <w:numPr>
          <w:ilvl w:val="0"/>
          <w:numId w:val="45"/>
        </w:numPr>
        <w:ind w:left="1350"/>
        <w:rPr>
          <w:rFonts w:ascii="Montserrat" w:eastAsia="Montserrat" w:hAnsi="Montserrat" w:cs="Montserrat"/>
        </w:rPr>
      </w:pPr>
      <w:r w:rsidRPr="008330E8">
        <w:rPr>
          <w:rFonts w:ascii="Montserrat" w:eastAsia="Montserrat" w:hAnsi="Montserrat" w:cs="Montserrat"/>
        </w:rPr>
        <w:t xml:space="preserve">Provide </w:t>
      </w:r>
      <w:r>
        <w:rPr>
          <w:rFonts w:ascii="Montserrat" w:eastAsia="Montserrat" w:hAnsi="Montserrat" w:cs="Montserrat"/>
        </w:rPr>
        <w:t xml:space="preserve">a </w:t>
      </w:r>
      <w:r w:rsidRPr="008330E8">
        <w:rPr>
          <w:rFonts w:ascii="Montserrat" w:eastAsia="Montserrat" w:hAnsi="Montserrat" w:cs="Montserrat"/>
        </w:rPr>
        <w:t xml:space="preserve">prioritized response </w:t>
      </w:r>
      <w:r w:rsidR="002D0C55">
        <w:rPr>
          <w:rFonts w:ascii="Montserrat" w:eastAsia="Montserrat" w:hAnsi="Montserrat" w:cs="Montserrat"/>
        </w:rPr>
        <w:t xml:space="preserve">and resourced targets (Section </w:t>
      </w:r>
      <w:r w:rsidR="002D0C55" w:rsidRPr="002D0C55">
        <w:rPr>
          <w:rFonts w:ascii="Montserrat" w:eastAsia="Montserrat" w:hAnsi="Montserrat" w:cs="Montserrat"/>
        </w:rPr>
        <w:t>2.8.8 Service Hours and SLAs</w:t>
      </w:r>
      <w:r w:rsidR="002D0C55">
        <w:rPr>
          <w:rFonts w:ascii="Montserrat" w:eastAsia="Montserrat" w:hAnsi="Montserrat" w:cs="Montserrat"/>
        </w:rPr>
        <w:t>)</w:t>
      </w:r>
    </w:p>
    <w:p w14:paraId="3B7E88CD" w14:textId="39E57B9D" w:rsidR="002D0C55" w:rsidRDefault="008330E8" w:rsidP="00A72ED7">
      <w:pPr>
        <w:pStyle w:val="ListParagraph"/>
        <w:numPr>
          <w:ilvl w:val="0"/>
          <w:numId w:val="45"/>
        </w:numPr>
        <w:ind w:left="1350"/>
        <w:rPr>
          <w:rFonts w:ascii="Montserrat" w:eastAsia="Montserrat" w:hAnsi="Montserrat" w:cs="Montserrat"/>
        </w:rPr>
      </w:pPr>
      <w:r w:rsidRPr="008330E8">
        <w:rPr>
          <w:rFonts w:ascii="Montserrat" w:eastAsia="Montserrat" w:hAnsi="Montserrat" w:cs="Montserrat"/>
        </w:rPr>
        <w:t>Participate in agreed-upon status checkpoints</w:t>
      </w:r>
    </w:p>
    <w:p w14:paraId="2CC6DCCC" w14:textId="77777777" w:rsidR="00A72ED7" w:rsidRDefault="00A72ED7" w:rsidP="00A72ED7">
      <w:pPr>
        <w:ind w:left="0"/>
        <w:rPr>
          <w:rFonts w:ascii="Montserrat" w:eastAsia="Montserrat" w:hAnsi="Montserrat" w:cs="Montserrat"/>
        </w:rPr>
      </w:pPr>
    </w:p>
    <w:p w14:paraId="66299A16" w14:textId="49B5DE32" w:rsidR="00592043" w:rsidRDefault="7C5A6217" w:rsidP="3EC1EF97">
      <w:pPr>
        <w:ind w:left="-90"/>
        <w:rPr>
          <w:ins w:id="20" w:author="Angina, Kate" w:date="2026-02-18T16:04:00Z" w16du:dateUtc="2026-02-18T16:04:19Z"/>
          <w:rFonts w:ascii="Montserrat" w:eastAsia="Montserrat" w:hAnsi="Montserrat" w:cs="Montserrat"/>
          <w:lang w:val="en-US"/>
        </w:rPr>
      </w:pPr>
      <w:r w:rsidRPr="63FCF539">
        <w:rPr>
          <w:rFonts w:ascii="Montserrat" w:eastAsia="Montserrat" w:hAnsi="Montserrat" w:cs="Montserrat"/>
          <w:lang w:val="en-US"/>
        </w:rPr>
        <w:t xml:space="preserve">Hypercare services will be performed by the same Orases project team assigned to the Services under this SOW. CLIENT acknowledges that allocation of team capacity toward </w:t>
      </w:r>
      <w:r w:rsidR="01201384" w:rsidRPr="63FCF539">
        <w:rPr>
          <w:rFonts w:ascii="Montserrat" w:eastAsia="Montserrat" w:hAnsi="Montserrat" w:cs="Montserrat"/>
          <w:lang w:val="en-US"/>
        </w:rPr>
        <w:t>H</w:t>
      </w:r>
      <w:r w:rsidRPr="63FCF539">
        <w:rPr>
          <w:rFonts w:ascii="Montserrat" w:eastAsia="Montserrat" w:hAnsi="Montserrat" w:cs="Montserrat"/>
          <w:lang w:val="en-US"/>
        </w:rPr>
        <w:t xml:space="preserve">ypercare activities may affect project timelines and velocity, and all prioritization decisions and related timeline or budget impacts shall be governed by Section 2.3. </w:t>
      </w:r>
      <w:r w:rsidR="4235FC25" w:rsidRPr="63FCF539">
        <w:rPr>
          <w:rFonts w:ascii="Montserrat" w:eastAsia="Montserrat" w:hAnsi="Montserrat" w:cs="Montserrat"/>
          <w:lang w:val="en-US"/>
        </w:rPr>
        <w:t xml:space="preserve">Hypercare activities are part of the ongoing Services under this SOW and will be invoiced on a Time and </w:t>
      </w:r>
      <w:r w:rsidR="4235FC25" w:rsidRPr="63FCF539">
        <w:rPr>
          <w:rFonts w:ascii="Montserrat" w:eastAsia="Montserrat" w:hAnsi="Montserrat" w:cs="Montserrat"/>
          <w:lang w:val="en-US"/>
        </w:rPr>
        <w:lastRenderedPageBreak/>
        <w:t>Materials basis at the rates set forth herein. Following completion of the Hypercare Period, all ongoing services shall transition to Production Support as defined in Section 2.6.</w:t>
      </w:r>
    </w:p>
    <w:p w14:paraId="75505F07" w14:textId="76918E21" w:rsidR="3C4CCFC9" w:rsidRDefault="00D93029" w:rsidP="784BC8A7">
      <w:pPr>
        <w:rPr>
          <w:lang w:val="en-US"/>
        </w:rPr>
      </w:pPr>
      <w:ins w:id="21" w:author="Kathryn Murphy" w:date="2026-02-27T11:45:00Z" w16du:dateUtc="2026-02-27T16:45:00Z">
        <w:r w:rsidRPr="63FCF539">
          <w:rPr>
            <w:rFonts w:ascii="Montserrat" w:eastAsia="Montserrat" w:hAnsi="Montserrat" w:cs="Montserrat"/>
            <w:lang w:val="en-US"/>
          </w:rPr>
          <w:t>Orases‑At‑Fault Defects</w:t>
        </w:r>
      </w:ins>
      <w:ins w:id="22" w:author="Angina, Kate" w:date="2026-02-19T18:10:00Z">
        <w:del w:id="23" w:author="Kathryn Murphy" w:date="2026-02-27T11:45:00Z" w16du:dateUtc="2026-02-27T16:45:00Z">
          <w:r w:rsidR="3C4CCFC9" w:rsidRPr="784BC8A7" w:rsidDel="00D93029">
            <w:rPr>
              <w:lang w:val="en-US"/>
            </w:rPr>
            <w:delText>I</w:delText>
          </w:r>
        </w:del>
      </w:ins>
      <w:ins w:id="24" w:author="Angina, Kate" w:date="2026-02-19T13:54:00Z">
        <w:del w:id="25" w:author="Kathryn Murphy" w:date="2026-02-27T11:45:00Z" w16du:dateUtc="2026-02-27T16:45:00Z">
          <w:r w:rsidR="592CCBDC" w:rsidRPr="784BC8A7" w:rsidDel="00D93029">
            <w:rPr>
              <w:lang w:val="en-US"/>
            </w:rPr>
            <w:delText>f defects caused by Orases are</w:delText>
          </w:r>
        </w:del>
        <w:r w:rsidR="592CCBDC" w:rsidRPr="784BC8A7">
          <w:rPr>
            <w:lang w:val="en-US"/>
          </w:rPr>
          <w:t xml:space="preserve"> </w:t>
        </w:r>
      </w:ins>
      <w:r w:rsidR="592CCBDC" w:rsidRPr="784BC8A7">
        <w:rPr>
          <w:lang w:val="en-US"/>
        </w:rPr>
        <w:t xml:space="preserve">identified during Hypercare, </w:t>
      </w:r>
      <w:del w:id="26" w:author="Kathryn Murphy" w:date="2026-02-27T11:45:00Z" w16du:dateUtc="2026-02-27T16:45:00Z">
        <w:r w:rsidR="592CCBDC" w:rsidRPr="784BC8A7" w:rsidDel="00D93029">
          <w:rPr>
            <w:lang w:val="en-US"/>
          </w:rPr>
          <w:delText xml:space="preserve">Orases </w:delText>
        </w:r>
      </w:del>
      <w:r w:rsidR="592CCBDC" w:rsidRPr="784BC8A7">
        <w:rPr>
          <w:lang w:val="en-US"/>
        </w:rPr>
        <w:t xml:space="preserve">will </w:t>
      </w:r>
      <w:ins w:id="27" w:author="Kathryn Murphy" w:date="2026-02-27T11:45:00Z" w16du:dateUtc="2026-02-27T16:45:00Z">
        <w:r>
          <w:rPr>
            <w:lang w:val="en-US"/>
          </w:rPr>
          <w:t xml:space="preserve">be </w:t>
        </w:r>
      </w:ins>
      <w:r w:rsidR="592CCBDC" w:rsidRPr="784BC8A7">
        <w:rPr>
          <w:lang w:val="en-US"/>
        </w:rPr>
        <w:t>address</w:t>
      </w:r>
      <w:ins w:id="28" w:author="Kathryn Murphy" w:date="2026-02-27T11:45:00Z" w16du:dateUtc="2026-02-27T16:45:00Z">
        <w:r>
          <w:rPr>
            <w:lang w:val="en-US"/>
          </w:rPr>
          <w:t>ed by Orases</w:t>
        </w:r>
      </w:ins>
      <w:r w:rsidR="592CCBDC" w:rsidRPr="784BC8A7">
        <w:rPr>
          <w:lang w:val="en-US"/>
        </w:rPr>
        <w:t xml:space="preserve"> </w:t>
      </w:r>
      <w:del w:id="29" w:author="Kathryn Murphy" w:date="2026-02-27T11:45:00Z" w16du:dateUtc="2026-02-27T16:45:00Z">
        <w:r w:rsidR="592CCBDC" w:rsidRPr="784BC8A7" w:rsidDel="00D93029">
          <w:rPr>
            <w:lang w:val="en-US"/>
          </w:rPr>
          <w:delText xml:space="preserve">them </w:delText>
        </w:r>
      </w:del>
      <w:r w:rsidR="592CCBDC" w:rsidRPr="784BC8A7">
        <w:rPr>
          <w:lang w:val="en-US"/>
        </w:rPr>
        <w:t>without additional cost to CLIENT. Billable Hypercare activities may include enhancements, configuration changes, monitoring, reporting, and other support tasks requested by CLIENT.</w:t>
      </w:r>
    </w:p>
    <w:p w14:paraId="260EF957" w14:textId="77777777" w:rsidR="00D93029" w:rsidRDefault="00D93029" w:rsidP="008330E8">
      <w:pPr>
        <w:rPr>
          <w:rFonts w:ascii="Montserrat" w:eastAsia="Montserrat" w:hAnsi="Montserrat" w:cs="Montserrat"/>
        </w:rPr>
      </w:pPr>
    </w:p>
    <w:p w14:paraId="5D1DF66E" w14:textId="6F157AA5" w:rsidR="00592043" w:rsidRDefault="008330E8" w:rsidP="008330E8">
      <w:pPr>
        <w:rPr>
          <w:rFonts w:ascii="Montserrat" w:eastAsia="Montserrat" w:hAnsi="Montserrat" w:cs="Montserrat"/>
          <w:color w:val="007DA5"/>
        </w:rPr>
      </w:pPr>
      <w:r>
        <w:rPr>
          <w:rFonts w:ascii="Montserrat" w:eastAsia="Montserrat" w:hAnsi="Montserrat" w:cs="Montserrat"/>
          <w:color w:val="007DA5"/>
        </w:rPr>
        <w:t>2.6 Production Support</w:t>
      </w:r>
    </w:p>
    <w:p w14:paraId="27F6612A" w14:textId="375F7EF6" w:rsidR="00A72ED7" w:rsidRDefault="52DF823E" w:rsidP="3EC1EF97">
      <w:pPr>
        <w:rPr>
          <w:rFonts w:ascii="Montserrat" w:eastAsia="Montserrat" w:hAnsi="Montserrat" w:cs="Montserrat"/>
          <w:lang w:val="en-US"/>
        </w:rPr>
      </w:pPr>
      <w:r w:rsidRPr="784BC8A7">
        <w:rPr>
          <w:rFonts w:ascii="Montserrat" w:eastAsia="Montserrat" w:hAnsi="Montserrat" w:cs="Montserrat"/>
          <w:lang w:val="en-US"/>
        </w:rPr>
        <w:t>Orases shall provide ongoing Production Support services for the duration of this SOW following the applicable Hypercare period.</w:t>
      </w:r>
      <w:r w:rsidR="7E8F22A8" w:rsidRPr="784BC8A7">
        <w:rPr>
          <w:rFonts w:ascii="Montserrat" w:eastAsia="Montserrat" w:hAnsi="Montserrat" w:cs="Montserrat"/>
          <w:lang w:val="en-US"/>
        </w:rPr>
        <w:t xml:space="preserve"> Production Support services will be performed by the same Orases project team assigned to the Services under this SOW. CLIENT acknowledges that allocation of team capacity toward support activities may affect project timelines and velocity, and all prioritization decisions and related timeline or budget impacts shall be governed by Section 2.3. All Production Support services are performed on a Time &amp; Materials basis at the rates set forth in Section 4 of this SOW unless </w:t>
      </w:r>
      <w:ins w:id="30" w:author="Kathryn Murphy" w:date="2026-02-27T13:43:00Z" w16du:dateUtc="2026-02-27T18:43:00Z">
        <w:r w:rsidR="00DD6663">
          <w:rPr>
            <w:rFonts w:ascii="Montserrat" w:eastAsia="Montserrat" w:hAnsi="Montserrat" w:cs="Montserrat"/>
            <w:lang w:val="en-US"/>
          </w:rPr>
          <w:t xml:space="preserve">covered during the Warranty Period or </w:t>
        </w:r>
      </w:ins>
      <w:r w:rsidR="7E8F22A8" w:rsidRPr="784BC8A7">
        <w:rPr>
          <w:rFonts w:ascii="Montserrat" w:eastAsia="Montserrat" w:hAnsi="Montserrat" w:cs="Montserrat"/>
          <w:lang w:val="en-US"/>
        </w:rPr>
        <w:t>otherwise specified in a separate Support SOW.</w:t>
      </w:r>
      <w:r w:rsidR="719E8A86" w:rsidRPr="784BC8A7">
        <w:rPr>
          <w:rFonts w:ascii="Montserrat" w:eastAsia="Montserrat" w:hAnsi="Montserrat" w:cs="Montserrat"/>
          <w:lang w:val="en-US"/>
        </w:rPr>
        <w:t xml:space="preserve"> </w:t>
      </w:r>
    </w:p>
    <w:p w14:paraId="47B60C60" w14:textId="77777777" w:rsidR="008330E8" w:rsidRDefault="008330E8" w:rsidP="008330E8">
      <w:pPr>
        <w:rPr>
          <w:rFonts w:ascii="Montserrat" w:eastAsia="Montserrat" w:hAnsi="Montserrat" w:cs="Montserrat"/>
        </w:rPr>
      </w:pPr>
    </w:p>
    <w:p w14:paraId="58D860A1" w14:textId="2ABDA029" w:rsidR="00C81D24" w:rsidRDefault="004316AE" w:rsidP="008330E8">
      <w:pPr>
        <w:rPr>
          <w:rFonts w:ascii="Montserrat" w:eastAsia="Montserrat" w:hAnsi="Montserrat" w:cs="Montserrat"/>
          <w:color w:val="007DA5"/>
        </w:rPr>
      </w:pPr>
      <w:r>
        <w:rPr>
          <w:rFonts w:ascii="Montserrat" w:eastAsia="Montserrat" w:hAnsi="Montserrat" w:cs="Montserrat"/>
          <w:color w:val="007DA5"/>
        </w:rPr>
        <w:t>2</w:t>
      </w:r>
      <w:r w:rsidR="00E423A5">
        <w:rPr>
          <w:rFonts w:ascii="Montserrat" w:eastAsia="Montserrat" w:hAnsi="Montserrat" w:cs="Montserrat"/>
          <w:color w:val="007DA5"/>
        </w:rPr>
        <w:t>.</w:t>
      </w:r>
      <w:r w:rsidR="008330E8">
        <w:rPr>
          <w:rFonts w:ascii="Montserrat" w:eastAsia="Montserrat" w:hAnsi="Montserrat" w:cs="Montserrat"/>
          <w:color w:val="007DA5"/>
        </w:rPr>
        <w:t>7</w:t>
      </w:r>
      <w:r w:rsidR="00E423A5">
        <w:rPr>
          <w:rFonts w:ascii="Montserrat" w:eastAsia="Montserrat" w:hAnsi="Montserrat" w:cs="Montserrat"/>
          <w:color w:val="007DA5"/>
        </w:rPr>
        <w:t xml:space="preserve"> Review Period, Acceptance</w:t>
      </w:r>
    </w:p>
    <w:p w14:paraId="67534BCE" w14:textId="5666CC4E" w:rsidR="00FF3752" w:rsidRDefault="2EF4854A" w:rsidP="63FCF539">
      <w:pPr>
        <w:rPr>
          <w:ins w:id="31" w:author="Angina, Kate" w:date="2026-02-18T15:21:00Z" w16du:dateUtc="2026-02-18T15:21:38Z"/>
          <w:rFonts w:ascii="Montserrat" w:eastAsia="Montserrat" w:hAnsi="Montserrat" w:cs="Montserrat"/>
        </w:rPr>
      </w:pPr>
      <w:r w:rsidRPr="63FCF539">
        <w:rPr>
          <w:rFonts w:ascii="Montserrat" w:eastAsia="Montserrat" w:hAnsi="Montserrat" w:cs="Montserrat"/>
        </w:rPr>
        <w:t>Deliverables</w:t>
      </w:r>
      <w:r w:rsidR="1B4E7437" w:rsidRPr="63FCF539">
        <w:rPr>
          <w:rFonts w:ascii="Montserrat" w:eastAsia="Montserrat" w:hAnsi="Montserrat" w:cs="Montserrat"/>
        </w:rPr>
        <w:t xml:space="preserve"> </w:t>
      </w:r>
      <w:r w:rsidRPr="63FCF539">
        <w:rPr>
          <w:rFonts w:ascii="Montserrat" w:eastAsia="Montserrat" w:hAnsi="Montserrat" w:cs="Montserrat"/>
        </w:rPr>
        <w:t xml:space="preserve">received during the activities described in sections </w:t>
      </w:r>
      <w:r w:rsidR="125F02AB" w:rsidRPr="63FCF539">
        <w:rPr>
          <w:rFonts w:ascii="Montserrat" w:eastAsia="Montserrat" w:hAnsi="Montserrat" w:cs="Montserrat"/>
        </w:rPr>
        <w:t>2</w:t>
      </w:r>
      <w:r w:rsidRPr="63FCF539">
        <w:rPr>
          <w:rFonts w:ascii="Montserrat" w:eastAsia="Montserrat" w:hAnsi="Montserrat" w:cs="Montserrat"/>
        </w:rPr>
        <w:t>.</w:t>
      </w:r>
      <w:r w:rsidR="065586C4" w:rsidRPr="63FCF539">
        <w:rPr>
          <w:rFonts w:ascii="Montserrat" w:eastAsia="Montserrat" w:hAnsi="Montserrat" w:cs="Montserrat"/>
        </w:rPr>
        <w:t>2</w:t>
      </w:r>
      <w:r w:rsidRPr="63FCF539">
        <w:rPr>
          <w:rFonts w:ascii="Montserrat" w:eastAsia="Montserrat" w:hAnsi="Montserrat" w:cs="Montserrat"/>
        </w:rPr>
        <w:t xml:space="preserve"> and </w:t>
      </w:r>
      <w:r w:rsidR="125F02AB" w:rsidRPr="63FCF539">
        <w:rPr>
          <w:rFonts w:ascii="Montserrat" w:eastAsia="Montserrat" w:hAnsi="Montserrat" w:cs="Montserrat"/>
        </w:rPr>
        <w:t>2</w:t>
      </w:r>
      <w:r w:rsidRPr="63FCF539">
        <w:rPr>
          <w:rFonts w:ascii="Montserrat" w:eastAsia="Montserrat" w:hAnsi="Montserrat" w:cs="Montserrat"/>
        </w:rPr>
        <w:t>.</w:t>
      </w:r>
      <w:r w:rsidR="065586C4" w:rsidRPr="63FCF539">
        <w:rPr>
          <w:rFonts w:ascii="Montserrat" w:eastAsia="Montserrat" w:hAnsi="Montserrat" w:cs="Montserrat"/>
        </w:rPr>
        <w:t>4</w:t>
      </w:r>
      <w:r w:rsidRPr="63FCF539">
        <w:rPr>
          <w:rFonts w:ascii="Montserrat" w:eastAsia="Montserrat" w:hAnsi="Montserrat" w:cs="Montserrat"/>
        </w:rPr>
        <w:t xml:space="preserve"> shall be reviewed and either accepted or rejected in accordance with the following procedure:</w:t>
      </w:r>
      <w:r w:rsidR="43C5BD41" w:rsidRPr="63FCF539">
        <w:rPr>
          <w:rFonts w:ascii="Montserrat" w:eastAsia="Montserrat" w:hAnsi="Montserrat" w:cs="Montserrat"/>
        </w:rPr>
        <w:t xml:space="preserve"> </w:t>
      </w:r>
      <w:r w:rsidR="76F3B85A" w:rsidRPr="63FCF539">
        <w:rPr>
          <w:rFonts w:ascii="Montserrat" w:eastAsia="Montserrat" w:hAnsi="Montserrat" w:cs="Montserrat"/>
        </w:rPr>
        <w:t xml:space="preserve">CLIENT shall have </w:t>
      </w:r>
      <w:r w:rsidR="125F02AB" w:rsidRPr="63FCF539">
        <w:rPr>
          <w:rFonts w:ascii="Montserrat" w:eastAsia="Montserrat" w:hAnsi="Montserrat" w:cs="Montserrat"/>
        </w:rPr>
        <w:t>ten</w:t>
      </w:r>
      <w:r w:rsidR="43C5BD41" w:rsidRPr="63FCF539">
        <w:rPr>
          <w:rFonts w:ascii="Montserrat" w:eastAsia="Montserrat" w:hAnsi="Montserrat" w:cs="Montserrat"/>
        </w:rPr>
        <w:t xml:space="preserve"> </w:t>
      </w:r>
      <w:r w:rsidR="76F3B85A" w:rsidRPr="63FCF539">
        <w:rPr>
          <w:rFonts w:ascii="Montserrat" w:eastAsia="Montserrat" w:hAnsi="Montserrat" w:cs="Montserrat"/>
        </w:rPr>
        <w:t>(</w:t>
      </w:r>
      <w:r w:rsidR="29799F36" w:rsidRPr="63FCF539">
        <w:rPr>
          <w:rFonts w:ascii="Montserrat" w:eastAsia="Montserrat" w:hAnsi="Montserrat" w:cs="Montserrat"/>
        </w:rPr>
        <w:t>1</w:t>
      </w:r>
      <w:r w:rsidR="125F02AB" w:rsidRPr="63FCF539">
        <w:rPr>
          <w:rFonts w:ascii="Montserrat" w:eastAsia="Montserrat" w:hAnsi="Montserrat" w:cs="Montserrat"/>
        </w:rPr>
        <w:t>0</w:t>
      </w:r>
      <w:r w:rsidR="76F3B85A" w:rsidRPr="63FCF539">
        <w:rPr>
          <w:rFonts w:ascii="Montserrat" w:eastAsia="Montserrat" w:hAnsi="Montserrat" w:cs="Montserrat"/>
        </w:rPr>
        <w:t>) business days after delivery of the applicable Deliverables (the</w:t>
      </w:r>
      <w:r w:rsidR="76F3B85A" w:rsidRPr="63FCF539">
        <w:rPr>
          <w:rFonts w:ascii="Montserrat" w:eastAsia="Montserrat" w:hAnsi="Montserrat" w:cs="Montserrat"/>
          <w:b/>
          <w:bCs/>
        </w:rPr>
        <w:t xml:space="preserve"> “Review Period”</w:t>
      </w:r>
      <w:r w:rsidR="76F3B85A" w:rsidRPr="63FCF539">
        <w:rPr>
          <w:rFonts w:ascii="Montserrat" w:eastAsia="Montserrat" w:hAnsi="Montserrat" w:cs="Montserrat"/>
        </w:rPr>
        <w:t>) to review and test the Services and Deliverables.</w:t>
      </w:r>
      <w:r w:rsidR="6F255E82" w:rsidRPr="63FCF539">
        <w:rPr>
          <w:rFonts w:ascii="Montserrat" w:eastAsia="Montserrat" w:hAnsi="Montserrat" w:cs="Montserrat"/>
        </w:rPr>
        <w:t xml:space="preserve"> </w:t>
      </w:r>
      <w:r w:rsidR="6F255E82" w:rsidRPr="63FCF539">
        <w:rPr>
          <w:rFonts w:ascii="Montserrat" w:eastAsia="Montserrat" w:hAnsi="Montserrat" w:cs="Montserrat"/>
          <w:lang w:val="en-US"/>
        </w:rPr>
        <w:t>CLIENT will indicate acceptance or rejection of applicable Deliverables in writing.</w:t>
      </w:r>
      <w:r w:rsidR="1DD633AF" w:rsidRPr="63FCF539">
        <w:rPr>
          <w:rFonts w:ascii="Montserrat" w:eastAsia="Montserrat" w:hAnsi="Montserrat" w:cs="Montserrat"/>
          <w:color w:val="666666"/>
        </w:rPr>
        <w:t xml:space="preserve"> For clarity, mutual written </w:t>
      </w:r>
      <w:r w:rsidR="01C96074" w:rsidRPr="63FCF539">
        <w:rPr>
          <w:rFonts w:ascii="Montserrat" w:eastAsia="Montserrat" w:hAnsi="Montserrat" w:cs="Montserrat"/>
          <w:color w:val="666666"/>
        </w:rPr>
        <w:t>acceptance</w:t>
      </w:r>
      <w:r w:rsidR="1DD633AF" w:rsidRPr="63FCF539">
        <w:rPr>
          <w:rFonts w:ascii="Montserrat" w:eastAsia="Montserrat" w:hAnsi="Montserrat" w:cs="Montserrat"/>
          <w:color w:val="666666"/>
        </w:rPr>
        <w:t xml:space="preserve"> includes e-mail confirmations between designated project managers.</w:t>
      </w:r>
      <w:r w:rsidR="76F3B85A" w:rsidRPr="63FCF539">
        <w:rPr>
          <w:rFonts w:ascii="Montserrat" w:eastAsia="Montserrat" w:hAnsi="Montserrat" w:cs="Montserrat"/>
        </w:rPr>
        <w:t xml:space="preserve"> </w:t>
      </w:r>
      <w:r w:rsidR="43C5BD41" w:rsidRPr="63FCF539">
        <w:rPr>
          <w:rFonts w:ascii="Montserrat" w:eastAsia="Montserrat" w:hAnsi="Montserrat" w:cs="Montserrat"/>
        </w:rPr>
        <w:t xml:space="preserve"> Any Services or Deliverables not accepted or rejected in writing within the Review Period </w:t>
      </w:r>
      <w:del w:id="32" w:author="Angina, Kate" w:date="2026-02-18T15:21:00Z">
        <w:r w:rsidR="00F51BEF" w:rsidRPr="63FCF539" w:rsidDel="43C5BD41">
          <w:rPr>
            <w:rFonts w:ascii="Montserrat" w:eastAsia="Montserrat" w:hAnsi="Montserrat" w:cs="Montserrat"/>
          </w:rPr>
          <w:delText xml:space="preserve">shall </w:delText>
        </w:r>
      </w:del>
      <w:ins w:id="33" w:author="Angina, Kate" w:date="2026-02-18T15:21:00Z">
        <w:r w:rsidR="7D1F4E6A" w:rsidRPr="63FCF539">
          <w:rPr>
            <w:rFonts w:ascii="Montserrat" w:eastAsia="Montserrat" w:hAnsi="Montserrat" w:cs="Montserrat"/>
          </w:rPr>
          <w:t xml:space="preserve">will </w:t>
        </w:r>
      </w:ins>
      <w:r w:rsidR="43C5BD41" w:rsidRPr="63FCF539">
        <w:rPr>
          <w:rFonts w:ascii="Montserrat" w:eastAsia="Montserrat" w:hAnsi="Montserrat" w:cs="Montserrat"/>
        </w:rPr>
        <w:t>be deemed accepted</w:t>
      </w:r>
      <w:commentRangeStart w:id="34"/>
      <w:commentRangeStart w:id="35"/>
      <w:ins w:id="36" w:author="Angina, Kate" w:date="2026-02-18T15:21:00Z">
        <w:del w:id="37" w:author="Kathryn Murphy" w:date="2026-02-24T18:27:00Z" w16du:dateUtc="2026-02-24T23:27:00Z">
          <w:r w:rsidR="21D805AE" w:rsidRPr="63FCF539" w:rsidDel="007A262C">
            <w:rPr>
              <w:rFonts w:ascii="Montserrat" w:eastAsia="Montserrat" w:hAnsi="Montserrat" w:cs="Montserrat"/>
            </w:rPr>
            <w:delText xml:space="preserve"> solely for invoicing purposes</w:delText>
          </w:r>
        </w:del>
        <w:r w:rsidR="21D805AE" w:rsidRPr="63FCF539">
          <w:rPr>
            <w:rFonts w:ascii="Montserrat" w:eastAsia="Montserrat" w:hAnsi="Montserrat" w:cs="Montserrat"/>
          </w:rPr>
          <w:t>; however, such deemed acceptance will not apply, and Deliverables will not be accepted, if:</w:t>
        </w:r>
      </w:ins>
    </w:p>
    <w:p w14:paraId="2C73645D" w14:textId="519DD849" w:rsidR="00FF3752" w:rsidDel="007A262C" w:rsidRDefault="21D805AE">
      <w:pPr>
        <w:pStyle w:val="ListParagraph"/>
        <w:numPr>
          <w:ilvl w:val="0"/>
          <w:numId w:val="1"/>
        </w:numPr>
        <w:rPr>
          <w:ins w:id="38" w:author="Angina, Kate" w:date="2026-02-18T15:21:00Z" w16du:dateUtc="2026-02-18T15:21:38Z"/>
          <w:del w:id="39" w:author="Kathryn Murphy" w:date="2026-02-24T18:26:00Z" w16du:dateUtc="2026-02-24T23:26:00Z"/>
          <w:rFonts w:ascii="Montserrat" w:eastAsia="Montserrat" w:hAnsi="Montserrat" w:cs="Montserrat"/>
        </w:rPr>
        <w:pPrChange w:id="40" w:author="Angina, Kate" w:date="2026-02-18T15:22:00Z">
          <w:pPr/>
        </w:pPrChange>
      </w:pPr>
      <w:ins w:id="41" w:author="Angina, Kate" w:date="2026-02-18T15:21:00Z">
        <w:del w:id="42" w:author="Kathryn Murphy" w:date="2026-02-24T18:26:00Z" w16du:dateUtc="2026-02-24T23:26:00Z">
          <w:r w:rsidRPr="63FCF539" w:rsidDel="007A262C">
            <w:rPr>
              <w:rFonts w:ascii="Montserrat" w:eastAsia="Montserrat" w:hAnsi="Montserrat" w:cs="Montserrat"/>
            </w:rPr>
            <w:delText>(a) the Deliverable is not complete (including required documentation, test evidence, and deployment artifacts);</w:delText>
          </w:r>
        </w:del>
      </w:ins>
    </w:p>
    <w:p w14:paraId="435842F1" w14:textId="3EFC6249" w:rsidR="00FF3752" w:rsidDel="007A262C" w:rsidRDefault="21D805AE">
      <w:pPr>
        <w:pStyle w:val="ListParagraph"/>
        <w:numPr>
          <w:ilvl w:val="0"/>
          <w:numId w:val="1"/>
        </w:numPr>
        <w:rPr>
          <w:ins w:id="43" w:author="Angina, Kate" w:date="2026-02-18T15:21:00Z" w16du:dateUtc="2026-02-18T15:21:38Z"/>
          <w:del w:id="44" w:author="Kathryn Murphy" w:date="2026-02-24T18:26:00Z" w16du:dateUtc="2026-02-24T23:26:00Z"/>
          <w:rFonts w:ascii="Montserrat" w:eastAsia="Montserrat" w:hAnsi="Montserrat" w:cs="Montserrat"/>
        </w:rPr>
        <w:pPrChange w:id="45" w:author="Angina, Kate" w:date="2026-02-18T15:22:00Z">
          <w:pPr/>
        </w:pPrChange>
      </w:pPr>
      <w:ins w:id="46" w:author="Angina, Kate" w:date="2026-02-18T15:21:00Z">
        <w:del w:id="47" w:author="Kathryn Murphy" w:date="2026-02-24T18:26:00Z" w16du:dateUtc="2026-02-24T23:26:00Z">
          <w:r w:rsidRPr="63FCF539" w:rsidDel="007A262C">
            <w:rPr>
              <w:rFonts w:ascii="Montserrat" w:eastAsia="Montserrat" w:hAnsi="Montserrat" w:cs="Montserrat"/>
            </w:rPr>
            <w:delText>(b) any Critical or High Severity Defect exists;</w:delText>
          </w:r>
        </w:del>
      </w:ins>
    </w:p>
    <w:p w14:paraId="03523F80" w14:textId="1056B02C" w:rsidR="00FF3752" w:rsidDel="007A262C" w:rsidRDefault="21D805AE">
      <w:pPr>
        <w:pStyle w:val="ListParagraph"/>
        <w:numPr>
          <w:ilvl w:val="0"/>
          <w:numId w:val="1"/>
        </w:numPr>
        <w:rPr>
          <w:ins w:id="48" w:author="Angina, Kate" w:date="2026-02-18T15:21:00Z" w16du:dateUtc="2026-02-18T15:21:38Z"/>
          <w:del w:id="49" w:author="Kathryn Murphy" w:date="2026-02-24T18:26:00Z" w16du:dateUtc="2026-02-24T23:26:00Z"/>
          <w:rFonts w:ascii="Montserrat" w:eastAsia="Montserrat" w:hAnsi="Montserrat" w:cs="Montserrat"/>
        </w:rPr>
        <w:pPrChange w:id="50" w:author="Angina, Kate" w:date="2026-02-18T15:22:00Z">
          <w:pPr/>
        </w:pPrChange>
      </w:pPr>
      <w:ins w:id="51" w:author="Angina, Kate" w:date="2026-02-18T15:21:00Z">
        <w:del w:id="52" w:author="Kathryn Murphy" w:date="2026-02-24T18:26:00Z" w16du:dateUtc="2026-02-24T23:26:00Z">
          <w:r w:rsidRPr="63FCF539" w:rsidDel="007A262C">
            <w:rPr>
              <w:rFonts w:ascii="Montserrat" w:eastAsia="Montserrat" w:hAnsi="Montserrat" w:cs="Montserrat"/>
            </w:rPr>
            <w:delText>(c) any security, privacy, regulatory, or compliance requirement is not met or has not completed required validation;</w:delText>
          </w:r>
        </w:del>
      </w:ins>
    </w:p>
    <w:p w14:paraId="3A093BC8" w14:textId="74B2B379" w:rsidR="00FF3752" w:rsidDel="007A262C" w:rsidRDefault="21D805AE">
      <w:pPr>
        <w:pStyle w:val="ListParagraph"/>
        <w:numPr>
          <w:ilvl w:val="0"/>
          <w:numId w:val="1"/>
        </w:numPr>
        <w:rPr>
          <w:ins w:id="53" w:author="Angina, Kate" w:date="2026-02-18T15:21:00Z" w16du:dateUtc="2026-02-18T15:21:38Z"/>
          <w:del w:id="54" w:author="Kathryn Murphy" w:date="2026-02-24T18:26:00Z" w16du:dateUtc="2026-02-24T23:26:00Z"/>
          <w:rFonts w:ascii="Montserrat" w:eastAsia="Montserrat" w:hAnsi="Montserrat" w:cs="Montserrat"/>
          <w:lang w:val="en-US"/>
        </w:rPr>
        <w:pPrChange w:id="55" w:author="Angina, Kate" w:date="2026-02-18T15:22:00Z">
          <w:pPr/>
        </w:pPrChange>
      </w:pPr>
      <w:ins w:id="56" w:author="Angina, Kate" w:date="2026-02-18T15:21:00Z">
        <w:del w:id="57" w:author="Kathryn Murphy" w:date="2026-02-24T18:26:00Z" w16du:dateUtc="2026-02-24T23:26:00Z">
          <w:r w:rsidRPr="63FCF539" w:rsidDel="007A262C">
            <w:rPr>
              <w:rFonts w:ascii="Montserrat" w:eastAsia="Montserrat" w:hAnsi="Montserrat" w:cs="Montserrat"/>
              <w:lang w:val="en-US"/>
            </w:rPr>
            <w:delText>(d) the Deliverable fails in staging or production-like environment due to Orases’ work;</w:delText>
          </w:r>
        </w:del>
      </w:ins>
    </w:p>
    <w:p w14:paraId="5D707133" w14:textId="2FCA7060" w:rsidR="00BD1F80" w:rsidRPr="00BD1F80" w:rsidDel="00BD1F80" w:rsidRDefault="21D805AE">
      <w:pPr>
        <w:pStyle w:val="ListParagraph"/>
        <w:numPr>
          <w:ilvl w:val="0"/>
          <w:numId w:val="1"/>
        </w:numPr>
        <w:rPr>
          <w:ins w:id="58" w:author="Angina, Kate" w:date="2026-02-18T15:21:00Z" w16du:dateUtc="2026-02-18T15:21:38Z"/>
          <w:del w:id="59" w:author="Kathryn Murphy" w:date="2026-02-24T18:19:00Z" w16du:dateUtc="2026-02-24T23:19:00Z"/>
          <w:rFonts w:ascii="Montserrat" w:eastAsia="Montserrat" w:hAnsi="Montserrat" w:cs="Montserrat"/>
          <w:lang w:val="en-US"/>
          <w:rPrChange w:id="60" w:author="Kathryn Murphy" w:date="2026-02-24T18:19:00Z" w16du:dateUtc="2026-02-24T23:19:00Z">
            <w:rPr>
              <w:ins w:id="61" w:author="Angina, Kate" w:date="2026-02-18T15:21:00Z" w16du:dateUtc="2026-02-18T15:21:38Z"/>
              <w:del w:id="62" w:author="Kathryn Murphy" w:date="2026-02-24T18:19:00Z" w16du:dateUtc="2026-02-24T23:19:00Z"/>
              <w:lang w:val="en-US"/>
            </w:rPr>
          </w:rPrChange>
        </w:rPr>
        <w:pPrChange w:id="63" w:author="Kathryn Murphy" w:date="2026-02-24T18:19:00Z" w16du:dateUtc="2026-02-24T23:19:00Z">
          <w:pPr/>
        </w:pPrChange>
      </w:pPr>
      <w:ins w:id="64" w:author="Angina, Kate" w:date="2026-02-18T15:21:00Z">
        <w:del w:id="65" w:author="Kathryn Murphy" w:date="2026-02-24T18:26:00Z" w16du:dateUtc="2026-02-24T23:26:00Z">
          <w:r w:rsidRPr="63FCF539" w:rsidDel="007A262C">
            <w:rPr>
              <w:rFonts w:ascii="Montserrat" w:eastAsia="Montserrat" w:hAnsi="Montserrat" w:cs="Montserrat"/>
              <w:lang w:val="en-US"/>
            </w:rPr>
            <w:delText>(e) Duke Energy has provided written notice that review is ongoing or that additional time is reasonably required.</w:delText>
          </w:r>
        </w:del>
      </w:ins>
      <w:commentRangeEnd w:id="34"/>
      <w:del w:id="66" w:author="Kathryn Murphy" w:date="2026-02-24T18:26:00Z" w16du:dateUtc="2026-02-24T23:26:00Z">
        <w:r w:rsidR="00D93029" w:rsidDel="007A262C">
          <w:rPr>
            <w:rStyle w:val="CommentReference"/>
            <w:rFonts w:ascii="Montserrat" w:eastAsia="Montserrat" w:hAnsi="Montserrat" w:cs="Montserrat"/>
            <w:sz w:val="18"/>
            <w:szCs w:val="18"/>
            <w:lang w:val="en-US"/>
          </w:rPr>
          <w:commentReference w:id="34"/>
        </w:r>
      </w:del>
      <w:commentRangeEnd w:id="35"/>
      <w:r w:rsidR="00D93029">
        <w:rPr>
          <w:rStyle w:val="CommentReference"/>
          <w:rFonts w:ascii="Montserrat" w:eastAsia="Montserrat" w:hAnsi="Montserrat" w:cs="Montserrat"/>
          <w:sz w:val="18"/>
          <w:szCs w:val="18"/>
          <w:lang w:val="en-US"/>
        </w:rPr>
        <w:commentReference w:id="35"/>
      </w:r>
      <w:ins w:id="67" w:author="Kathryn Murphy" w:date="2026-02-24T18:19:00Z" w16du:dateUtc="2026-02-24T23:19:00Z">
        <w:r w:rsidR="00BD1F80">
          <w:rPr>
            <w:rFonts w:ascii="Montserrat" w:eastAsia="Montserrat" w:hAnsi="Montserrat" w:cs="Montserrat"/>
            <w:lang w:val="en-US"/>
          </w:rPr>
          <w:t>(</w:t>
        </w:r>
      </w:ins>
      <w:ins w:id="68" w:author="Kathryn Murphy" w:date="2026-02-24T18:26:00Z" w16du:dateUtc="2026-02-24T23:26:00Z">
        <w:r w:rsidR="007A262C">
          <w:rPr>
            <w:rFonts w:ascii="Montserrat" w:eastAsia="Montserrat" w:hAnsi="Montserrat" w:cs="Montserrat"/>
            <w:lang w:val="en-US"/>
          </w:rPr>
          <w:t>a</w:t>
        </w:r>
      </w:ins>
      <w:ins w:id="69" w:author="Kathryn Murphy" w:date="2026-02-24T18:19:00Z" w16du:dateUtc="2026-02-24T23:19:00Z">
        <w:r w:rsidR="00BD1F80" w:rsidRPr="00BD1F80">
          <w:rPr>
            <w:rFonts w:ascii="Montserrat" w:eastAsia="Montserrat" w:hAnsi="Montserrat" w:cs="Montserrat"/>
            <w:lang w:val="en-US"/>
            <w:rPrChange w:id="70" w:author="Kathryn Murphy" w:date="2026-02-24T18:19:00Z" w16du:dateUtc="2026-02-24T23:19:00Z">
              <w:rPr>
                <w:lang w:val="en-US"/>
              </w:rPr>
            </w:rPrChange>
          </w:rPr>
          <w:t>) CLIENT extend</w:t>
        </w:r>
        <w:r w:rsidR="00BD1F80">
          <w:rPr>
            <w:rFonts w:ascii="Montserrat" w:eastAsia="Montserrat" w:hAnsi="Montserrat" w:cs="Montserrat"/>
            <w:lang w:val="en-US"/>
          </w:rPr>
          <w:t>s</w:t>
        </w:r>
        <w:r w:rsidR="00BD1F80" w:rsidRPr="00BD1F80">
          <w:rPr>
            <w:rFonts w:ascii="Montserrat" w:eastAsia="Montserrat" w:hAnsi="Montserrat" w:cs="Montserrat"/>
            <w:lang w:val="en-US"/>
            <w:rPrChange w:id="71" w:author="Kathryn Murphy" w:date="2026-02-24T18:19:00Z" w16du:dateUtc="2026-02-24T23:19:00Z">
              <w:rPr>
                <w:lang w:val="en-US"/>
              </w:rPr>
            </w:rPrChange>
          </w:rPr>
          <w:t xml:space="preserve"> the Review Period as reasonably necessary to complete testing and validation</w:t>
        </w:r>
      </w:ins>
    </w:p>
    <w:p w14:paraId="040C89DF" w14:textId="77777777" w:rsidR="0047631C" w:rsidRDefault="0047631C" w:rsidP="00BD1F80">
      <w:pPr>
        <w:rPr>
          <w:rFonts w:ascii="Montserrat" w:eastAsia="Montserrat" w:hAnsi="Montserrat" w:cs="Montserrat"/>
        </w:rPr>
      </w:pPr>
    </w:p>
    <w:p w14:paraId="32AA1425" w14:textId="64109840" w:rsidR="00DD11E3" w:rsidRDefault="00FF3752" w:rsidP="0047631C">
      <w:pPr>
        <w:rPr>
          <w:rFonts w:ascii="Montserrat" w:eastAsia="Montserrat" w:hAnsi="Montserrat" w:cs="Montserrat"/>
          <w:lang w:val="en-US"/>
        </w:rPr>
      </w:pPr>
      <w:r w:rsidRPr="71849885">
        <w:rPr>
          <w:rFonts w:ascii="Montserrat" w:eastAsia="Montserrat" w:hAnsi="Montserrat" w:cs="Montserrat"/>
          <w:lang w:val="en-US"/>
        </w:rPr>
        <w:lastRenderedPageBreak/>
        <w:t xml:space="preserve">If Orases fails to deliver the Deliverable </w:t>
      </w:r>
      <w:r w:rsidR="00DD11E3">
        <w:rPr>
          <w:rFonts w:ascii="Montserrat" w:eastAsia="Montserrat" w:hAnsi="Montserrat" w:cs="Montserrat"/>
          <w:lang w:val="en-US"/>
        </w:rPr>
        <w:t xml:space="preserve">within the Acceptance Criteria </w:t>
      </w:r>
      <w:r w:rsidRPr="71849885">
        <w:rPr>
          <w:rFonts w:ascii="Montserrat" w:eastAsia="Montserrat" w:hAnsi="Montserrat" w:cs="Montserrat"/>
          <w:lang w:val="en-US"/>
        </w:rPr>
        <w:t xml:space="preserve">and Duke Energy </w:t>
      </w:r>
      <w:r w:rsidR="00EF548B">
        <w:rPr>
          <w:rFonts w:ascii="Montserrat" w:eastAsia="Montserrat" w:hAnsi="Montserrat" w:cs="Montserrat"/>
          <w:lang w:val="en-US"/>
        </w:rPr>
        <w:t>p</w:t>
      </w:r>
      <w:r w:rsidRPr="71849885">
        <w:rPr>
          <w:rFonts w:ascii="Montserrat" w:eastAsia="Montserrat" w:hAnsi="Montserrat" w:cs="Montserrat"/>
          <w:lang w:val="en-US"/>
        </w:rPr>
        <w:t xml:space="preserve">rovides notice of rejection to Orases per the terms above, Orases shall have </w:t>
      </w:r>
      <w:r w:rsidR="00B63F7F">
        <w:rPr>
          <w:rFonts w:ascii="Montserrat" w:eastAsia="Montserrat" w:hAnsi="Montserrat" w:cs="Montserrat"/>
          <w:lang w:val="en-US"/>
        </w:rPr>
        <w:t>ten</w:t>
      </w:r>
      <w:r w:rsidR="00B63F7F" w:rsidRPr="71849885">
        <w:rPr>
          <w:rFonts w:ascii="Montserrat" w:eastAsia="Montserrat" w:hAnsi="Montserrat" w:cs="Montserrat"/>
          <w:lang w:val="en-US"/>
        </w:rPr>
        <w:t xml:space="preserve"> </w:t>
      </w:r>
      <w:r w:rsidRPr="71849885">
        <w:rPr>
          <w:rFonts w:ascii="Montserrat" w:eastAsia="Montserrat" w:hAnsi="Montserrat" w:cs="Montserrat"/>
          <w:lang w:val="en-US"/>
        </w:rPr>
        <w:t>(1</w:t>
      </w:r>
      <w:r w:rsidR="00B63F7F">
        <w:rPr>
          <w:rFonts w:ascii="Montserrat" w:eastAsia="Montserrat" w:hAnsi="Montserrat" w:cs="Montserrat"/>
          <w:lang w:val="en-US"/>
        </w:rPr>
        <w:t>0</w:t>
      </w:r>
      <w:r w:rsidRPr="71849885">
        <w:rPr>
          <w:rFonts w:ascii="Montserrat" w:eastAsia="Montserrat" w:hAnsi="Montserrat" w:cs="Montserrat"/>
          <w:lang w:val="en-US"/>
        </w:rPr>
        <w:t xml:space="preserve">) Business Days upon rejection from Duke Energy to address gaps or provide a </w:t>
      </w:r>
      <w:r w:rsidR="00B63F7F">
        <w:rPr>
          <w:rFonts w:ascii="Montserrat" w:eastAsia="Montserrat" w:hAnsi="Montserrat" w:cs="Montserrat"/>
          <w:lang w:val="en-US"/>
        </w:rPr>
        <w:t>Response Plan to</w:t>
      </w:r>
      <w:r w:rsidRPr="71849885">
        <w:rPr>
          <w:rFonts w:ascii="Montserrat" w:eastAsia="Montserrat" w:hAnsi="Montserrat" w:cs="Montserrat"/>
          <w:lang w:val="en-US"/>
        </w:rPr>
        <w:t xml:space="preserve"> Duke Energy.</w:t>
      </w:r>
      <w:r w:rsidR="00790E1E">
        <w:rPr>
          <w:rFonts w:ascii="Montserrat" w:eastAsia="Montserrat" w:hAnsi="Montserrat" w:cs="Montserrat"/>
          <w:lang w:val="en-US"/>
        </w:rPr>
        <w:t xml:space="preserve"> R</w:t>
      </w:r>
      <w:r w:rsidR="00790E1E" w:rsidRPr="007517DD">
        <w:rPr>
          <w:rFonts w:ascii="Montserrat" w:eastAsia="Montserrat" w:hAnsi="Montserrat" w:cs="Montserrat"/>
          <w:lang w:val="en-US"/>
        </w:rPr>
        <w:t xml:space="preserve">edelivery will occur within </w:t>
      </w:r>
      <w:r w:rsidR="00790E1E" w:rsidRPr="71849885">
        <w:rPr>
          <w:rFonts w:ascii="Montserrat" w:eastAsia="Montserrat" w:hAnsi="Montserrat" w:cs="Montserrat"/>
          <w:lang w:val="en-US"/>
        </w:rPr>
        <w:t>the agreed</w:t>
      </w:r>
      <w:r w:rsidR="00790E1E" w:rsidRPr="007517DD">
        <w:rPr>
          <w:rFonts w:ascii="Montserrat" w:eastAsia="Montserrat" w:hAnsi="Montserrat" w:cs="Montserrat"/>
          <w:lang w:val="en-US"/>
        </w:rPr>
        <w:t xml:space="preserve"> timeframe. </w:t>
      </w:r>
      <w:r w:rsidR="00790E1E" w:rsidRPr="71849885">
        <w:rPr>
          <w:rFonts w:ascii="Montserrat" w:eastAsia="Montserrat" w:hAnsi="Montserrat" w:cs="Montserrat"/>
          <w:lang w:val="en-US"/>
        </w:rPr>
        <w:t xml:space="preserve">Duke Energy shall have </w:t>
      </w:r>
      <w:r w:rsidR="001E272E">
        <w:rPr>
          <w:rFonts w:ascii="Montserrat" w:eastAsia="Montserrat" w:hAnsi="Montserrat" w:cs="Montserrat"/>
          <w:lang w:val="en-US"/>
        </w:rPr>
        <w:t>ten</w:t>
      </w:r>
      <w:r w:rsidR="00790E1E" w:rsidRPr="71849885">
        <w:rPr>
          <w:rFonts w:ascii="Montserrat" w:eastAsia="Montserrat" w:hAnsi="Montserrat" w:cs="Montserrat"/>
          <w:lang w:val="en-US"/>
        </w:rPr>
        <w:t xml:space="preserve"> (1</w:t>
      </w:r>
      <w:r w:rsidR="001E272E">
        <w:rPr>
          <w:rFonts w:ascii="Montserrat" w:eastAsia="Montserrat" w:hAnsi="Montserrat" w:cs="Montserrat"/>
          <w:lang w:val="en-US"/>
        </w:rPr>
        <w:t>0</w:t>
      </w:r>
      <w:r w:rsidR="00790E1E" w:rsidRPr="71849885">
        <w:rPr>
          <w:rFonts w:ascii="Montserrat" w:eastAsia="Montserrat" w:hAnsi="Montserrat" w:cs="Montserrat"/>
          <w:lang w:val="en-US"/>
        </w:rPr>
        <w:t>) Business Days to provide documented Acceptance or rejection.</w:t>
      </w:r>
    </w:p>
    <w:p w14:paraId="3926B14F" w14:textId="72A1E56D" w:rsidR="0047631C" w:rsidRDefault="433DA3ED" w:rsidP="0047631C">
      <w:pPr>
        <w:rPr>
          <w:rFonts w:ascii="Montserrat" w:eastAsia="Montserrat" w:hAnsi="Montserrat" w:cs="Montserrat"/>
          <w:lang w:val="en-US"/>
        </w:rPr>
      </w:pPr>
      <w:r w:rsidRPr="784BC8A7">
        <w:rPr>
          <w:rFonts w:ascii="Montserrat" w:eastAsia="Montserrat" w:hAnsi="Montserrat" w:cs="Montserrat"/>
          <w:lang w:val="en-US"/>
        </w:rPr>
        <w:t>If additional time is needed by either Party, written notification shall be provided to the receiving Party prior to the conclusion of the response requirements indicated above. In order for extension to be granted, it must be mutually agreed upon by the Parties.</w:t>
      </w:r>
      <w:r w:rsidR="19D0443E" w:rsidRPr="784BC8A7">
        <w:rPr>
          <w:rFonts w:ascii="Montserrat" w:eastAsia="Montserrat" w:hAnsi="Montserrat" w:cs="Montserrat"/>
          <w:lang w:val="en-US"/>
        </w:rPr>
        <w:t xml:space="preserve"> </w:t>
      </w:r>
    </w:p>
    <w:p w14:paraId="36667073" w14:textId="77777777" w:rsidR="007A262C" w:rsidRPr="0047631C" w:rsidRDefault="007A262C" w:rsidP="0047631C">
      <w:pPr>
        <w:rPr>
          <w:rFonts w:ascii="Montserrat" w:eastAsia="Montserrat" w:hAnsi="Montserrat" w:cs="Montserrat"/>
          <w:lang w:val="en-US"/>
        </w:rPr>
      </w:pPr>
    </w:p>
    <w:p w14:paraId="760AC6D8" w14:textId="6841337E" w:rsidR="745838C0" w:rsidRDefault="745838C0" w:rsidP="784BC8A7">
      <w:pPr>
        <w:rPr>
          <w:rFonts w:ascii="Montserrat" w:eastAsia="Montserrat" w:hAnsi="Montserrat" w:cs="Montserrat"/>
          <w:lang w:val="en-US"/>
        </w:rPr>
      </w:pPr>
      <w:r w:rsidRPr="784BC8A7">
        <w:rPr>
          <w:rFonts w:ascii="Montserrat" w:eastAsia="Montserrat" w:hAnsi="Montserrat" w:cs="Montserrat"/>
          <w:lang w:val="en-US"/>
        </w:rPr>
        <w:t xml:space="preserve">If Orases </w:t>
      </w:r>
      <w:r w:rsidR="004E4F96">
        <w:rPr>
          <w:rFonts w:ascii="Montserrat" w:eastAsia="Montserrat" w:hAnsi="Montserrat" w:cs="Montserrat"/>
          <w:lang w:val="en-US"/>
        </w:rPr>
        <w:t xml:space="preserve">materially </w:t>
      </w:r>
      <w:commentRangeStart w:id="72"/>
      <w:commentRangeStart w:id="73"/>
      <w:commentRangeStart w:id="74"/>
      <w:commentRangeStart w:id="75"/>
      <w:r w:rsidRPr="784BC8A7">
        <w:rPr>
          <w:rFonts w:ascii="Montserrat" w:eastAsia="Montserrat" w:hAnsi="Montserrat" w:cs="Montserrat"/>
          <w:lang w:val="en-US"/>
        </w:rPr>
        <w:t xml:space="preserve">fails to meet </w:t>
      </w:r>
      <w:commentRangeEnd w:id="72"/>
      <w:r w:rsidR="007A262C" w:rsidRPr="784BC8A7">
        <w:rPr>
          <w:rStyle w:val="CommentReference"/>
          <w:rFonts w:ascii="Montserrat" w:eastAsia="Montserrat" w:hAnsi="Montserrat" w:cs="Montserrat"/>
          <w:sz w:val="18"/>
          <w:szCs w:val="18"/>
          <w:lang w:val="en-US"/>
        </w:rPr>
        <w:commentReference w:id="72"/>
      </w:r>
      <w:commentRangeEnd w:id="73"/>
      <w:r w:rsidR="00FA773B" w:rsidRPr="784BC8A7">
        <w:rPr>
          <w:rStyle w:val="CommentReference"/>
          <w:rFonts w:ascii="Montserrat" w:eastAsia="Montserrat" w:hAnsi="Montserrat" w:cs="Montserrat"/>
          <w:sz w:val="18"/>
          <w:szCs w:val="18"/>
          <w:lang w:val="en-US"/>
        </w:rPr>
        <w:commentReference w:id="73"/>
      </w:r>
      <w:commentRangeEnd w:id="74"/>
      <w:r w:rsidR="00DC3053" w:rsidRPr="784BC8A7">
        <w:rPr>
          <w:rStyle w:val="CommentReference"/>
          <w:rFonts w:ascii="Montserrat" w:eastAsia="Montserrat" w:hAnsi="Montserrat" w:cs="Montserrat"/>
          <w:sz w:val="18"/>
          <w:szCs w:val="18"/>
          <w:lang w:val="en-US"/>
        </w:rPr>
        <w:commentReference w:id="74"/>
      </w:r>
      <w:commentRangeEnd w:id="75"/>
      <w:r w:rsidR="004E4F96" w:rsidRPr="784BC8A7">
        <w:rPr>
          <w:rStyle w:val="CommentReference"/>
          <w:rFonts w:ascii="Montserrat" w:eastAsia="Montserrat" w:hAnsi="Montserrat" w:cs="Montserrat"/>
          <w:sz w:val="18"/>
          <w:szCs w:val="18"/>
          <w:lang w:val="en-US"/>
        </w:rPr>
        <w:commentReference w:id="75"/>
      </w:r>
      <w:r w:rsidRPr="784BC8A7">
        <w:rPr>
          <w:rFonts w:ascii="Montserrat" w:eastAsia="Montserrat" w:hAnsi="Montserrat" w:cs="Montserrat"/>
          <w:lang w:val="en-US"/>
        </w:rPr>
        <w:t>three (3) consecutive Sprints for reasons primarily attributable to Orases, CLIENT may, upon written notice, require one or more of the following at no additional cost</w:t>
      </w:r>
      <w:r w:rsidR="00FA773B">
        <w:rPr>
          <w:rFonts w:ascii="Montserrat" w:eastAsia="Montserrat" w:hAnsi="Montserrat" w:cs="Montserrat"/>
          <w:lang w:val="en-US"/>
        </w:rPr>
        <w:t xml:space="preserve"> (agreed to mutually)</w:t>
      </w:r>
      <w:r w:rsidRPr="784BC8A7">
        <w:rPr>
          <w:rFonts w:ascii="Montserrat" w:eastAsia="Montserrat" w:hAnsi="Montserrat" w:cs="Montserrat"/>
          <w:lang w:val="en-US"/>
        </w:rPr>
        <w:t>:</w:t>
      </w:r>
    </w:p>
    <w:p w14:paraId="4D378493" w14:textId="40CEC49A" w:rsidR="745838C0" w:rsidRDefault="745838C0" w:rsidP="784BC8A7">
      <w:pPr>
        <w:rPr>
          <w:rFonts w:ascii="Montserrat" w:eastAsia="Montserrat" w:hAnsi="Montserrat" w:cs="Montserrat"/>
          <w:lang w:val="en-US"/>
        </w:rPr>
      </w:pPr>
      <w:r w:rsidRPr="784BC8A7">
        <w:rPr>
          <w:rFonts w:ascii="Montserrat" w:eastAsia="Montserrat" w:hAnsi="Montserrat" w:cs="Montserrat"/>
          <w:lang w:val="en-US"/>
        </w:rPr>
        <w:t>(a) reallocation or augmentation of resources,</w:t>
      </w:r>
    </w:p>
    <w:p w14:paraId="1B6C638A" w14:textId="361FAC87" w:rsidR="745838C0" w:rsidRDefault="745838C0" w:rsidP="784BC8A7">
      <w:pPr>
        <w:rPr>
          <w:rFonts w:ascii="Montserrat" w:eastAsia="Montserrat" w:hAnsi="Montserrat" w:cs="Montserrat"/>
          <w:lang w:val="en-US"/>
        </w:rPr>
      </w:pPr>
      <w:r w:rsidRPr="784BC8A7">
        <w:rPr>
          <w:rFonts w:ascii="Montserrat" w:eastAsia="Montserrat" w:hAnsi="Montserrat" w:cs="Montserrat"/>
          <w:lang w:val="en-US"/>
        </w:rPr>
        <w:t>(b) revised delivery approach, or</w:t>
      </w:r>
    </w:p>
    <w:p w14:paraId="6BD0217D" w14:textId="4B6E4EDB" w:rsidR="00FA773B" w:rsidRDefault="745838C0" w:rsidP="00FA773B">
      <w:pPr>
        <w:rPr>
          <w:rFonts w:ascii="Montserrat" w:eastAsia="Montserrat" w:hAnsi="Montserrat" w:cs="Montserrat"/>
          <w:lang w:val="en-US"/>
        </w:rPr>
      </w:pPr>
      <w:r w:rsidRPr="784BC8A7">
        <w:rPr>
          <w:rFonts w:ascii="Montserrat" w:eastAsia="Montserrat" w:hAnsi="Montserrat" w:cs="Montserrat"/>
          <w:lang w:val="en-US"/>
        </w:rPr>
        <w:t>(c) adjustment of billed sum/performance credit</w:t>
      </w:r>
    </w:p>
    <w:p w14:paraId="33069AB1" w14:textId="5C7D009A" w:rsidR="784BC8A7" w:rsidRDefault="784BC8A7" w:rsidP="784BC8A7">
      <w:pPr>
        <w:rPr>
          <w:rFonts w:ascii="Montserrat" w:eastAsia="Montserrat" w:hAnsi="Montserrat" w:cs="Montserrat"/>
          <w:lang w:val="en-US"/>
        </w:rPr>
      </w:pPr>
    </w:p>
    <w:p w14:paraId="14CA7CB6" w14:textId="562203F9" w:rsidR="00BB24A4" w:rsidRPr="00EF548B" w:rsidRDefault="00EF548B" w:rsidP="00EF548B">
      <w:pPr>
        <w:ind w:left="0"/>
        <w:rPr>
          <w:b/>
          <w:bCs/>
          <w:u w:val="single"/>
          <w:lang w:val="en-US"/>
        </w:rPr>
      </w:pPr>
      <w:r>
        <w:rPr>
          <w:b/>
          <w:bCs/>
          <w:u w:val="single"/>
          <w:lang w:val="en-US"/>
        </w:rPr>
        <w:t>2.</w:t>
      </w:r>
      <w:r w:rsidR="008330E8">
        <w:rPr>
          <w:b/>
          <w:bCs/>
          <w:u w:val="single"/>
          <w:lang w:val="en-US"/>
        </w:rPr>
        <w:t>7</w:t>
      </w:r>
      <w:r>
        <w:rPr>
          <w:b/>
          <w:bCs/>
          <w:u w:val="single"/>
          <w:lang w:val="en-US"/>
        </w:rPr>
        <w:t xml:space="preserve">.1 </w:t>
      </w:r>
      <w:r w:rsidR="00BB24A4" w:rsidRPr="00EF548B">
        <w:rPr>
          <w:b/>
          <w:bCs/>
          <w:u w:val="single"/>
          <w:lang w:val="en-US"/>
        </w:rPr>
        <w:t>Acceptance Criteria</w:t>
      </w:r>
      <w:r w:rsidR="00246863" w:rsidRPr="00EF548B">
        <w:rPr>
          <w:b/>
          <w:bCs/>
          <w:u w:val="single"/>
          <w:lang w:val="en-US"/>
        </w:rPr>
        <w:t xml:space="preserve"> for the Deliverables</w:t>
      </w:r>
    </w:p>
    <w:p w14:paraId="41C05560" w14:textId="1AFEF629" w:rsidR="001E272E" w:rsidRPr="001E272E" w:rsidRDefault="0C62621A" w:rsidP="63FCF539">
      <w:pPr>
        <w:rPr>
          <w:ins w:id="76" w:author="Angina, Kate" w:date="2026-02-18T15:35:00Z" w16du:dateUtc="2026-02-18T15:35:14Z"/>
          <w:rFonts w:ascii="Montserrat" w:eastAsia="Montserrat" w:hAnsi="Montserrat" w:cs="Montserrat"/>
          <w:lang w:val="en-US"/>
        </w:rPr>
      </w:pPr>
      <w:r w:rsidRPr="784BC8A7">
        <w:rPr>
          <w:rFonts w:ascii="Montserrat" w:eastAsia="Montserrat" w:hAnsi="Montserrat" w:cs="Montserrat"/>
          <w:lang w:val="en-US"/>
        </w:rPr>
        <w:t>Deliverables shall be evaluated for acceptance using the quality standards, defect severity definitions, and testing processes defined in Section 2.</w:t>
      </w:r>
      <w:r w:rsidR="52DF823E" w:rsidRPr="784BC8A7">
        <w:rPr>
          <w:rFonts w:ascii="Montserrat" w:eastAsia="Montserrat" w:hAnsi="Montserrat" w:cs="Montserrat"/>
          <w:lang w:val="en-US"/>
        </w:rPr>
        <w:t>8</w:t>
      </w:r>
      <w:r w:rsidRPr="784BC8A7">
        <w:rPr>
          <w:rFonts w:ascii="Montserrat" w:eastAsia="Montserrat" w:hAnsi="Montserrat" w:cs="Montserrat"/>
          <w:lang w:val="en-US"/>
        </w:rPr>
        <w:t xml:space="preserve"> (Project Governance). </w:t>
      </w:r>
    </w:p>
    <w:p w14:paraId="433AF136" w14:textId="074B0200" w:rsidR="001E272E" w:rsidRPr="001E272E" w:rsidRDefault="125F02AB" w:rsidP="63FCF539">
      <w:pPr>
        <w:rPr>
          <w:rFonts w:ascii="Montserrat" w:eastAsia="Montserrat" w:hAnsi="Montserrat" w:cs="Montserrat"/>
          <w:lang w:val="en-US"/>
        </w:rPr>
      </w:pPr>
      <w:r w:rsidRPr="63FCF539">
        <w:rPr>
          <w:rFonts w:ascii="Montserrat" w:eastAsia="Montserrat" w:hAnsi="Montserrat" w:cs="Montserrat"/>
          <w:lang w:val="en-US"/>
        </w:rPr>
        <w:t>Deliverables meet acceptance criteria when they:</w:t>
      </w:r>
      <w:ins w:id="77" w:author="Kathryn Murphy" w:date="2026-02-27T14:59:00Z" w16du:dateUtc="2026-02-27T19:59:00Z">
        <w:r w:rsidR="00ED5C78">
          <w:rPr>
            <w:rFonts w:ascii="Montserrat" w:eastAsia="Montserrat" w:hAnsi="Montserrat" w:cs="Montserrat"/>
            <w:lang w:val="en-US"/>
          </w:rPr>
          <w:br/>
        </w:r>
      </w:ins>
    </w:p>
    <w:p w14:paraId="47447145" w14:textId="77777777" w:rsidR="001E272E" w:rsidRPr="00EF548B" w:rsidRDefault="001E272E" w:rsidP="00EF548B">
      <w:pPr>
        <w:pStyle w:val="ListParagraph"/>
        <w:numPr>
          <w:ilvl w:val="0"/>
          <w:numId w:val="36"/>
        </w:numPr>
        <w:rPr>
          <w:rFonts w:ascii="Montserrat" w:eastAsia="Montserrat" w:hAnsi="Montserrat" w:cs="Montserrat"/>
          <w:b/>
          <w:bCs/>
          <w:lang w:val="en-US"/>
        </w:rPr>
      </w:pPr>
      <w:r w:rsidRPr="00EF548B">
        <w:rPr>
          <w:rFonts w:ascii="Montserrat" w:eastAsia="Montserrat" w:hAnsi="Montserrat" w:cs="Montserrat"/>
          <w:b/>
          <w:bCs/>
          <w:lang w:val="en-US"/>
        </w:rPr>
        <w:t>Requirements Conformance:</w:t>
      </w:r>
    </w:p>
    <w:p w14:paraId="2DDA6AFB" w14:textId="5656A70E"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 xml:space="preserve">Substantially conform to requirements specified in the approved PRD, and Development Backlog as defined at </w:t>
      </w:r>
      <w:r w:rsidR="00834462">
        <w:rPr>
          <w:rFonts w:ascii="Montserrat" w:eastAsia="Montserrat" w:hAnsi="Montserrat" w:cs="Montserrat"/>
          <w:lang w:val="en-US"/>
        </w:rPr>
        <w:t>CLIENT approval</w:t>
      </w:r>
    </w:p>
    <w:p w14:paraId="50AC8E46" w14:textId="46C8393C" w:rsidR="001E272E" w:rsidRPr="00EF548B" w:rsidRDefault="4D93AC47" w:rsidP="00EF548B">
      <w:pPr>
        <w:pStyle w:val="ListParagraph"/>
        <w:numPr>
          <w:ilvl w:val="1"/>
          <w:numId w:val="36"/>
        </w:numPr>
        <w:rPr>
          <w:rFonts w:ascii="Montserrat" w:eastAsia="Montserrat" w:hAnsi="Montserrat" w:cs="Montserrat"/>
          <w:lang w:val="en-US"/>
        </w:rPr>
      </w:pPr>
      <w:r w:rsidRPr="784BC8A7">
        <w:rPr>
          <w:rFonts w:ascii="Montserrat" w:eastAsia="Montserrat" w:hAnsi="Montserrat" w:cs="Montserrat"/>
          <w:lang w:val="en-US"/>
        </w:rPr>
        <w:t>Achieve the core business objectives and user outcomes specified in the PRD</w:t>
      </w:r>
      <w:ins w:id="78" w:author="Angina, Kate" w:date="2026-02-19T13:58:00Z">
        <w:r w:rsidR="1AD44B95" w:rsidRPr="784BC8A7">
          <w:rPr>
            <w:rFonts w:ascii="Montserrat" w:eastAsia="Montserrat" w:hAnsi="Montserrat" w:cs="Montserrat"/>
            <w:lang w:val="en-US"/>
          </w:rPr>
          <w:t xml:space="preserve"> </w:t>
        </w:r>
      </w:ins>
    </w:p>
    <w:p w14:paraId="06DAF3CB" w14:textId="50A2EE9D" w:rsidR="001E272E" w:rsidRPr="00EF548B" w:rsidRDefault="001E272E" w:rsidP="00EF548B">
      <w:pPr>
        <w:pStyle w:val="ListParagraph"/>
        <w:numPr>
          <w:ilvl w:val="0"/>
          <w:numId w:val="36"/>
        </w:numPr>
        <w:rPr>
          <w:rFonts w:ascii="Montserrat" w:eastAsia="Montserrat" w:hAnsi="Montserrat" w:cs="Montserrat"/>
          <w:b/>
          <w:bCs/>
          <w:lang w:val="en-US"/>
        </w:rPr>
      </w:pPr>
      <w:r w:rsidRPr="00EF548B">
        <w:rPr>
          <w:rFonts w:ascii="Montserrat" w:eastAsia="Montserrat" w:hAnsi="Montserrat" w:cs="Montserrat"/>
          <w:b/>
          <w:bCs/>
          <w:lang w:val="en-US"/>
        </w:rPr>
        <w:t>Quality Standards (</w:t>
      </w:r>
      <w:r w:rsidR="009E74E7" w:rsidRPr="009E74E7">
        <w:rPr>
          <w:rFonts w:ascii="Montserrat" w:eastAsia="Montserrat" w:hAnsi="Montserrat" w:cs="Montserrat"/>
          <w:b/>
          <w:bCs/>
          <w:lang w:val="en-US"/>
        </w:rPr>
        <w:t>2.8.8 Defect Severity Matrix</w:t>
      </w:r>
      <w:r w:rsidR="0047631C" w:rsidRPr="00EF548B">
        <w:rPr>
          <w:rFonts w:ascii="Montserrat" w:eastAsia="Montserrat" w:hAnsi="Montserrat" w:cs="Montserrat"/>
          <w:b/>
          <w:bCs/>
          <w:lang w:val="en-US"/>
        </w:rPr>
        <w:t>):</w:t>
      </w:r>
    </w:p>
    <w:p w14:paraId="324DC58A" w14:textId="32EA0C45"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 xml:space="preserve">Are free of Critical defects </w:t>
      </w:r>
    </w:p>
    <w:p w14:paraId="524FF822" w14:textId="2390DC6C"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Are free of High-</w:t>
      </w:r>
      <w:r w:rsidR="00834462">
        <w:rPr>
          <w:rFonts w:ascii="Montserrat" w:eastAsia="Montserrat" w:hAnsi="Montserrat" w:cs="Montserrat"/>
          <w:lang w:val="en-US"/>
        </w:rPr>
        <w:t>S</w:t>
      </w:r>
      <w:r w:rsidRPr="00DD11E3">
        <w:rPr>
          <w:rFonts w:ascii="Montserrat" w:eastAsia="Montserrat" w:hAnsi="Montserrat" w:cs="Montserrat"/>
          <w:lang w:val="en-US"/>
        </w:rPr>
        <w:t xml:space="preserve">everity defects </w:t>
      </w:r>
    </w:p>
    <w:p w14:paraId="4CE2916C" w14:textId="40513DDF" w:rsidR="001E272E" w:rsidRPr="00EF548B" w:rsidRDefault="0E211367" w:rsidP="00EF548B">
      <w:pPr>
        <w:pStyle w:val="ListParagraph"/>
        <w:numPr>
          <w:ilvl w:val="1"/>
          <w:numId w:val="36"/>
        </w:numPr>
        <w:rPr>
          <w:rFonts w:ascii="Montserrat" w:eastAsia="Montserrat" w:hAnsi="Montserrat" w:cs="Montserrat"/>
          <w:lang w:val="en-US"/>
        </w:rPr>
      </w:pPr>
      <w:r w:rsidRPr="63FCF539">
        <w:rPr>
          <w:rFonts w:ascii="Montserrat" w:eastAsia="Montserrat" w:hAnsi="Montserrat" w:cs="Montserrat"/>
          <w:lang w:val="en-US"/>
        </w:rPr>
        <w:t xml:space="preserve">Subject to 2.8.8. aggregation standard, </w:t>
      </w:r>
      <w:r w:rsidR="125F02AB" w:rsidRPr="63FCF539">
        <w:rPr>
          <w:rFonts w:ascii="Montserrat" w:eastAsia="Montserrat" w:hAnsi="Montserrat" w:cs="Montserrat"/>
          <w:lang w:val="en-US"/>
        </w:rPr>
        <w:t>Medium and Low severity defects do not block acceptance and will be added to the Development Backlog for prioritization per Section 2.</w:t>
      </w:r>
      <w:r w:rsidR="405B14A8" w:rsidRPr="63FCF539">
        <w:rPr>
          <w:rFonts w:ascii="Montserrat" w:eastAsia="Montserrat" w:hAnsi="Montserrat" w:cs="Montserrat"/>
          <w:lang w:val="en-US"/>
        </w:rPr>
        <w:t>3</w:t>
      </w:r>
    </w:p>
    <w:p w14:paraId="2AF1B361" w14:textId="1A5385E1" w:rsidR="001E272E" w:rsidRPr="00EF548B" w:rsidRDefault="001E272E" w:rsidP="00EF548B">
      <w:pPr>
        <w:pStyle w:val="ListParagraph"/>
        <w:numPr>
          <w:ilvl w:val="0"/>
          <w:numId w:val="36"/>
        </w:numPr>
        <w:rPr>
          <w:rFonts w:ascii="Montserrat" w:eastAsia="Montserrat" w:hAnsi="Montserrat" w:cs="Montserrat"/>
          <w:b/>
          <w:bCs/>
          <w:lang w:val="en-US"/>
        </w:rPr>
      </w:pPr>
      <w:r w:rsidRPr="00EF548B">
        <w:rPr>
          <w:rFonts w:ascii="Montserrat" w:eastAsia="Montserrat" w:hAnsi="Montserrat" w:cs="Montserrat"/>
          <w:b/>
          <w:bCs/>
          <w:lang w:val="en-US"/>
        </w:rPr>
        <w:t xml:space="preserve">Testing and Validation (Section </w:t>
      </w:r>
      <w:r w:rsidR="00EF548B" w:rsidRPr="00EF548B">
        <w:rPr>
          <w:rFonts w:ascii="Montserrat" w:eastAsia="Montserrat" w:hAnsi="Montserrat" w:cs="Montserrat"/>
          <w:b/>
          <w:bCs/>
          <w:lang w:val="en-US"/>
        </w:rPr>
        <w:t>2</w:t>
      </w:r>
      <w:r w:rsidRPr="00EF548B">
        <w:rPr>
          <w:rFonts w:ascii="Montserrat" w:eastAsia="Montserrat" w:hAnsi="Montserrat" w:cs="Montserrat"/>
          <w:b/>
          <w:bCs/>
          <w:lang w:val="en-US"/>
        </w:rPr>
        <w:t>.</w:t>
      </w:r>
      <w:r w:rsidR="008330E8">
        <w:rPr>
          <w:rFonts w:ascii="Montserrat" w:eastAsia="Montserrat" w:hAnsi="Montserrat" w:cs="Montserrat"/>
          <w:b/>
          <w:bCs/>
          <w:lang w:val="en-US"/>
        </w:rPr>
        <w:t>8</w:t>
      </w:r>
      <w:r w:rsidRPr="00EF548B">
        <w:rPr>
          <w:rFonts w:ascii="Montserrat" w:eastAsia="Montserrat" w:hAnsi="Montserrat" w:cs="Montserrat"/>
          <w:b/>
          <w:bCs/>
          <w:lang w:val="en-US"/>
        </w:rPr>
        <w:t>.</w:t>
      </w:r>
      <w:r w:rsidR="00EF548B">
        <w:rPr>
          <w:rFonts w:ascii="Montserrat" w:eastAsia="Montserrat" w:hAnsi="Montserrat" w:cs="Montserrat"/>
          <w:b/>
          <w:bCs/>
          <w:lang w:val="en-US"/>
        </w:rPr>
        <w:t>7</w:t>
      </w:r>
      <w:r w:rsidRPr="00EF548B">
        <w:rPr>
          <w:rFonts w:ascii="Montserrat" w:eastAsia="Montserrat" w:hAnsi="Montserrat" w:cs="Montserrat"/>
          <w:b/>
          <w:bCs/>
          <w:lang w:val="en-US"/>
        </w:rPr>
        <w:t xml:space="preserve"> Quality Assurance):</w:t>
      </w:r>
    </w:p>
    <w:p w14:paraId="364EA4BB" w14:textId="4030D7D9"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Pass Orases</w:t>
      </w:r>
      <w:r>
        <w:rPr>
          <w:rFonts w:ascii="Montserrat" w:eastAsia="Montserrat" w:hAnsi="Montserrat" w:cs="Montserrat"/>
          <w:lang w:val="en-US"/>
        </w:rPr>
        <w:t>’</w:t>
      </w:r>
      <w:r w:rsidRPr="00DD11E3">
        <w:rPr>
          <w:rFonts w:ascii="Montserrat" w:eastAsia="Montserrat" w:hAnsi="Montserrat" w:cs="Montserrat"/>
          <w:lang w:val="en-US"/>
        </w:rPr>
        <w:t xml:space="preserve"> internal quality </w:t>
      </w:r>
      <w:r w:rsidR="00834462">
        <w:rPr>
          <w:rFonts w:ascii="Montserrat" w:eastAsia="Montserrat" w:hAnsi="Montserrat" w:cs="Montserrat"/>
          <w:lang w:val="en-US"/>
        </w:rPr>
        <w:t>procedures</w:t>
      </w:r>
    </w:p>
    <w:p w14:paraId="152D4FEE" w14:textId="0086BA04"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Complete User Acceptance Testing (UAT) with CLIENT Product Owner and Subject Matter Experts</w:t>
      </w:r>
    </w:p>
    <w:p w14:paraId="2E51518C" w14:textId="6990248E" w:rsidR="001E272E" w:rsidRPr="00EF548B" w:rsidRDefault="125F02AB" w:rsidP="00EF548B">
      <w:pPr>
        <w:pStyle w:val="ListParagraph"/>
        <w:numPr>
          <w:ilvl w:val="1"/>
          <w:numId w:val="36"/>
        </w:numPr>
        <w:rPr>
          <w:rFonts w:ascii="Montserrat" w:eastAsia="Montserrat" w:hAnsi="Montserrat" w:cs="Montserrat"/>
          <w:lang w:val="en-US"/>
        </w:rPr>
      </w:pPr>
      <w:r w:rsidRPr="63FCF539">
        <w:rPr>
          <w:rFonts w:ascii="Montserrat" w:eastAsia="Montserrat" w:hAnsi="Montserrat" w:cs="Montserrat"/>
          <w:lang w:val="en-US"/>
        </w:rPr>
        <w:t>Validated in staging environment prior to production deployment</w:t>
      </w:r>
    </w:p>
    <w:p w14:paraId="040FDFD0" w14:textId="14985530" w:rsidR="38D260B3" w:rsidRPr="006B6ED5" w:rsidRDefault="38D260B3" w:rsidP="63FCF539">
      <w:pPr>
        <w:pStyle w:val="ListParagraph"/>
        <w:numPr>
          <w:ilvl w:val="1"/>
          <w:numId w:val="36"/>
        </w:numPr>
        <w:rPr>
          <w:rFonts w:ascii="Montserrat" w:eastAsia="Montserrat" w:hAnsi="Montserrat" w:cs="Montserrat"/>
          <w:lang w:val="en-US"/>
        </w:rPr>
      </w:pPr>
      <w:r w:rsidRPr="006B6ED5">
        <w:rPr>
          <w:rFonts w:ascii="Montserrat" w:eastAsia="Montserrat" w:hAnsi="Montserrat" w:cs="Montserrat"/>
          <w:lang w:val="en-US"/>
        </w:rPr>
        <w:t xml:space="preserve">If UAT identifies defects, gaps, or issues that prevent the Deliverable from meeting the Acceptance Criteria, CLIENT may reject the Deliverable or extend the Review Period as reasonably </w:t>
      </w:r>
      <w:r w:rsidRPr="006B6ED5">
        <w:rPr>
          <w:rFonts w:ascii="Montserrat" w:eastAsia="Montserrat" w:hAnsi="Montserrat" w:cs="Montserrat"/>
          <w:lang w:val="en-US"/>
        </w:rPr>
        <w:lastRenderedPageBreak/>
        <w:t>necessary to complete testing and validation</w:t>
      </w:r>
      <w:ins w:id="79" w:author="Kathryn Murphy" w:date="2026-02-27T14:59:00Z" w16du:dateUtc="2026-02-27T19:59:00Z">
        <w:r w:rsidR="00ED5C78">
          <w:rPr>
            <w:rFonts w:ascii="Montserrat" w:eastAsia="Montserrat" w:hAnsi="Montserrat" w:cs="Montserrat"/>
            <w:lang w:val="en-US"/>
          </w:rPr>
          <w:br/>
        </w:r>
      </w:ins>
    </w:p>
    <w:p w14:paraId="101477D1" w14:textId="1A59B6BB" w:rsidR="63FCF539" w:rsidRPr="006B6ED5" w:rsidRDefault="38D260B3" w:rsidP="006B6ED5">
      <w:pPr>
        <w:ind w:left="0"/>
        <w:rPr>
          <w:rFonts w:ascii="Montserrat" w:eastAsia="Montserrat" w:hAnsi="Montserrat" w:cs="Montserrat"/>
          <w:lang w:val="en-US"/>
        </w:rPr>
      </w:pPr>
      <w:r w:rsidRPr="006B6ED5">
        <w:rPr>
          <w:rFonts w:ascii="Montserrat" w:eastAsia="Montserrat" w:hAnsi="Montserrat" w:cs="Montserrat"/>
          <w:lang w:val="en-US"/>
        </w:rPr>
        <w:t xml:space="preserve">The Review Period shall be </w:t>
      </w:r>
      <w:r w:rsidR="75F16D1B" w:rsidRPr="006B6ED5">
        <w:rPr>
          <w:rFonts w:ascii="Montserrat" w:eastAsia="Montserrat" w:hAnsi="Montserrat" w:cs="Montserrat"/>
          <w:lang w:val="en-US"/>
        </w:rPr>
        <w:t>extende</w:t>
      </w:r>
      <w:r w:rsidRPr="006B6ED5">
        <w:rPr>
          <w:rFonts w:ascii="Montserrat" w:eastAsia="Montserrat" w:hAnsi="Montserrat" w:cs="Montserrat"/>
          <w:lang w:val="en-US"/>
        </w:rPr>
        <w:t>d during periods in which UAT cannot reasonably be completed due to unresolved defects, environmental issues, incomplete Deliverables, or dependencies outside CLIENT’s control.</w:t>
      </w:r>
      <w:ins w:id="80" w:author="Kathryn Murphy" w:date="2026-02-27T14:59:00Z" w16du:dateUtc="2026-02-27T19:59:00Z">
        <w:r w:rsidR="00ED5C78">
          <w:rPr>
            <w:rFonts w:ascii="Montserrat" w:eastAsia="Montserrat" w:hAnsi="Montserrat" w:cs="Montserrat"/>
            <w:lang w:val="en-US"/>
          </w:rPr>
          <w:br/>
        </w:r>
      </w:ins>
    </w:p>
    <w:p w14:paraId="00B22109" w14:textId="77777777" w:rsidR="001E272E" w:rsidRPr="00EF548B" w:rsidRDefault="001E272E" w:rsidP="00EF548B">
      <w:pPr>
        <w:pStyle w:val="ListParagraph"/>
        <w:numPr>
          <w:ilvl w:val="0"/>
          <w:numId w:val="36"/>
        </w:numPr>
        <w:rPr>
          <w:rFonts w:ascii="Montserrat" w:eastAsia="Montserrat" w:hAnsi="Montserrat" w:cs="Montserrat"/>
          <w:b/>
          <w:bCs/>
          <w:lang w:val="en-US"/>
        </w:rPr>
      </w:pPr>
      <w:r w:rsidRPr="00EF548B">
        <w:rPr>
          <w:rFonts w:ascii="Montserrat" w:eastAsia="Montserrat" w:hAnsi="Montserrat" w:cs="Montserrat"/>
          <w:b/>
          <w:bCs/>
          <w:lang w:val="en-US"/>
        </w:rPr>
        <w:t>Technical Requirements:</w:t>
      </w:r>
    </w:p>
    <w:p w14:paraId="2FEBF117" w14:textId="30413805"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 xml:space="preserve">Meet security and compliance requirements as established </w:t>
      </w:r>
      <w:r w:rsidR="003E5A42">
        <w:rPr>
          <w:rFonts w:ascii="Montserrat" w:eastAsia="Montserrat" w:hAnsi="Montserrat" w:cs="Montserrat"/>
          <w:lang w:val="en-US"/>
        </w:rPr>
        <w:t>in the approved PRD/TRD</w:t>
      </w:r>
    </w:p>
    <w:p w14:paraId="79F3F62A" w14:textId="6183C4FD" w:rsidR="001E272E" w:rsidRPr="00DD11E3"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Meet performance requirements as specified in the approved PRD/TRD</w:t>
      </w:r>
    </w:p>
    <w:p w14:paraId="31E08E7B" w14:textId="5613EEA8" w:rsidR="001E272E" w:rsidRPr="00EF548B"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Suitable for deployment to production environment in the intended infrastructure</w:t>
      </w:r>
    </w:p>
    <w:p w14:paraId="0EC6E2F2" w14:textId="77777777" w:rsidR="001E272E" w:rsidRPr="00EF548B" w:rsidRDefault="001E272E" w:rsidP="00EF548B">
      <w:pPr>
        <w:pStyle w:val="ListParagraph"/>
        <w:numPr>
          <w:ilvl w:val="0"/>
          <w:numId w:val="36"/>
        </w:numPr>
        <w:rPr>
          <w:rFonts w:ascii="Montserrat" w:eastAsia="Montserrat" w:hAnsi="Montserrat" w:cs="Montserrat"/>
          <w:b/>
          <w:bCs/>
          <w:lang w:val="en-US"/>
        </w:rPr>
      </w:pPr>
      <w:r w:rsidRPr="00EF548B">
        <w:rPr>
          <w:rFonts w:ascii="Montserrat" w:eastAsia="Montserrat" w:hAnsi="Montserrat" w:cs="Montserrat"/>
          <w:b/>
          <w:bCs/>
          <w:lang w:val="en-US"/>
        </w:rPr>
        <w:t>Documentation:</w:t>
      </w:r>
    </w:p>
    <w:p w14:paraId="65B3A894" w14:textId="77777777" w:rsidR="00EF548B" w:rsidRDefault="001E272E" w:rsidP="00EF548B">
      <w:pPr>
        <w:pStyle w:val="ListParagraph"/>
        <w:numPr>
          <w:ilvl w:val="1"/>
          <w:numId w:val="36"/>
        </w:numPr>
        <w:rPr>
          <w:rFonts w:ascii="Montserrat" w:eastAsia="Montserrat" w:hAnsi="Montserrat" w:cs="Montserrat"/>
          <w:lang w:val="en-US"/>
        </w:rPr>
      </w:pPr>
      <w:r w:rsidRPr="00DD11E3">
        <w:rPr>
          <w:rFonts w:ascii="Montserrat" w:eastAsia="Montserrat" w:hAnsi="Montserrat" w:cs="Montserrat"/>
          <w:lang w:val="en-US"/>
        </w:rPr>
        <w:t>Include required documentation as specified in the PRD/TRD (architecture diagrams, configuration guides, deployment procedures, or other artifacts as applicable)</w:t>
      </w:r>
    </w:p>
    <w:p w14:paraId="55927A38" w14:textId="77777777" w:rsidR="00EF548B" w:rsidRPr="00EF548B" w:rsidRDefault="001E272E" w:rsidP="00EF548B">
      <w:pPr>
        <w:pStyle w:val="ListParagraph"/>
        <w:numPr>
          <w:ilvl w:val="0"/>
          <w:numId w:val="36"/>
        </w:numPr>
        <w:rPr>
          <w:rFonts w:ascii="Montserrat" w:eastAsia="Montserrat" w:hAnsi="Montserrat" w:cs="Montserrat"/>
          <w:b/>
          <w:bCs/>
          <w:lang w:val="en-US"/>
        </w:rPr>
      </w:pPr>
      <w:r w:rsidRPr="00EF548B">
        <w:rPr>
          <w:rFonts w:ascii="Montserrat" w:eastAsia="Montserrat" w:hAnsi="Montserrat" w:cs="Montserrat"/>
          <w:b/>
          <w:bCs/>
          <w:lang w:val="en-US"/>
        </w:rPr>
        <w:t>Substantial Conformance Standard:</w:t>
      </w:r>
    </w:p>
    <w:p w14:paraId="26490221" w14:textId="77777777" w:rsidR="00EF548B" w:rsidRDefault="125F02AB" w:rsidP="00EF548B">
      <w:pPr>
        <w:pStyle w:val="ListParagraph"/>
        <w:numPr>
          <w:ilvl w:val="1"/>
          <w:numId w:val="36"/>
        </w:numPr>
        <w:rPr>
          <w:rFonts w:ascii="Montserrat" w:eastAsia="Montserrat" w:hAnsi="Montserrat" w:cs="Montserrat"/>
          <w:lang w:val="en-US"/>
        </w:rPr>
      </w:pPr>
      <w:r w:rsidRPr="53D49D29">
        <w:rPr>
          <w:rFonts w:ascii="Montserrat" w:eastAsia="Montserrat" w:hAnsi="Montserrat" w:cs="Montserrat"/>
          <w:lang w:val="en-US"/>
        </w:rPr>
        <w:t xml:space="preserve">The Parties acknowledge that in agile/iterative development, some implementation details, edge cases, and integration specifics emerge during development as requirements are translated into working software. </w:t>
      </w:r>
      <w:r w:rsidR="001E272E" w:rsidRPr="53D49D29">
        <w:rPr>
          <w:rFonts w:ascii="Montserrat" w:eastAsia="Montserrat" w:hAnsi="Montserrat" w:cs="Montserrat"/>
          <w:lang w:val="en-US"/>
        </w:rPr>
        <w:t>When Orases encounters scenarios not explicitly addressed in the approved PRD/TRD, Orases will:</w:t>
      </w:r>
    </w:p>
    <w:p w14:paraId="2FEFBCCA" w14:textId="77777777" w:rsidR="00EF548B" w:rsidRDefault="001E272E" w:rsidP="00EF548B">
      <w:pPr>
        <w:pStyle w:val="ListParagraph"/>
        <w:numPr>
          <w:ilvl w:val="2"/>
          <w:numId w:val="36"/>
        </w:numPr>
        <w:rPr>
          <w:rFonts w:ascii="Montserrat" w:eastAsia="Montserrat" w:hAnsi="Montserrat" w:cs="Montserrat"/>
          <w:lang w:val="en-US"/>
        </w:rPr>
      </w:pPr>
      <w:r w:rsidRPr="53D49D29">
        <w:rPr>
          <w:rFonts w:ascii="Montserrat" w:eastAsia="Montserrat" w:hAnsi="Montserrat" w:cs="Montserrat"/>
          <w:lang w:val="en-US"/>
        </w:rPr>
        <w:t>Notify CLIENT Product Owner of the scenario and impacts to timeline, scope, budget</w:t>
      </w:r>
    </w:p>
    <w:p w14:paraId="301D10C5" w14:textId="0C021023" w:rsidR="00EF548B" w:rsidRDefault="4D93AC47" w:rsidP="00EF548B">
      <w:pPr>
        <w:pStyle w:val="ListParagraph"/>
        <w:numPr>
          <w:ilvl w:val="2"/>
          <w:numId w:val="36"/>
        </w:numPr>
        <w:rPr>
          <w:rFonts w:ascii="Montserrat" w:eastAsia="Montserrat" w:hAnsi="Montserrat" w:cs="Montserrat"/>
          <w:lang w:val="en-US"/>
        </w:rPr>
      </w:pPr>
      <w:r w:rsidRPr="784BC8A7">
        <w:rPr>
          <w:rFonts w:ascii="Montserrat" w:eastAsia="Montserrat" w:hAnsi="Montserrat" w:cs="Montserrat"/>
          <w:lang w:val="en-US"/>
        </w:rPr>
        <w:t xml:space="preserve"> </w:t>
      </w:r>
      <w:r w:rsidR="106D7BAC" w:rsidRPr="784BC8A7">
        <w:rPr>
          <w:rFonts w:ascii="Montserrat" w:eastAsia="Montserrat" w:hAnsi="Montserrat" w:cs="Montserrat"/>
          <w:lang w:val="en-US"/>
        </w:rPr>
        <w:t xml:space="preserve">Propose a recommended approach </w:t>
      </w:r>
      <w:r w:rsidRPr="784BC8A7">
        <w:rPr>
          <w:rFonts w:ascii="Montserrat" w:eastAsia="Montserrat" w:hAnsi="Montserrat" w:cs="Montserrat"/>
          <w:lang w:val="en-US"/>
        </w:rPr>
        <w:t>consistent with industry best practices and the spirit of the requirements</w:t>
      </w:r>
    </w:p>
    <w:p w14:paraId="611333DD" w14:textId="77777777" w:rsidR="00EF548B" w:rsidRDefault="001E272E" w:rsidP="00EF548B">
      <w:pPr>
        <w:pStyle w:val="ListParagraph"/>
        <w:numPr>
          <w:ilvl w:val="2"/>
          <w:numId w:val="36"/>
        </w:numPr>
        <w:rPr>
          <w:rFonts w:ascii="Montserrat" w:eastAsia="Montserrat" w:hAnsi="Montserrat" w:cs="Montserrat"/>
          <w:lang w:val="en-US"/>
        </w:rPr>
      </w:pPr>
      <w:r w:rsidRPr="53D49D29">
        <w:rPr>
          <w:rFonts w:ascii="Montserrat" w:eastAsia="Montserrat" w:hAnsi="Montserrat" w:cs="Montserrat"/>
          <w:lang w:val="en-US"/>
        </w:rPr>
        <w:t>Document the approach and rationale</w:t>
      </w:r>
    </w:p>
    <w:p w14:paraId="2F0EA6D7" w14:textId="79EE9E41" w:rsidR="1C02027E" w:rsidRPr="00E07B66" w:rsidRDefault="7865B819" w:rsidP="00E07B66">
      <w:pPr>
        <w:pStyle w:val="ListParagraph"/>
        <w:numPr>
          <w:ilvl w:val="2"/>
          <w:numId w:val="36"/>
        </w:numPr>
        <w:rPr>
          <w:rFonts w:ascii="Montserrat" w:eastAsia="Montserrat" w:hAnsi="Montserrat" w:cs="Montserrat"/>
          <w:lang w:val="en-US"/>
        </w:rPr>
      </w:pPr>
      <w:r w:rsidRPr="00E07B66">
        <w:rPr>
          <w:rFonts w:ascii="Montserrat" w:eastAsia="Montserrat" w:hAnsi="Montserrat" w:cs="Montserrat"/>
          <w:lang w:val="en-US"/>
        </w:rPr>
        <w:t>Obtain CLIENT’s written approval of the proposed approach prior to implementation, provided that CLIENT has a reasonable opportunity to review and approve such documentation</w:t>
      </w:r>
      <w:r w:rsidR="2BBF2343" w:rsidRPr="784BC8A7">
        <w:rPr>
          <w:rFonts w:ascii="Montserrat" w:eastAsia="Montserrat" w:hAnsi="Montserrat" w:cs="Montserrat"/>
          <w:lang w:val="en-US"/>
        </w:rPr>
        <w:t xml:space="preserve">. </w:t>
      </w:r>
      <w:r w:rsidR="2BBF2343" w:rsidRPr="00E07B66">
        <w:rPr>
          <w:rFonts w:ascii="Montserrat" w:eastAsia="Montserrat" w:hAnsi="Montserrat" w:cs="Montserrat"/>
          <w:lang w:val="en-US"/>
        </w:rPr>
        <w:t>Notwithstanding the foregoing, if a scenario materially blocks development progress and CLIENT approval cannot be obtained in time despite reasonable efforts, Orases may proceed with a reasonable interim solution consistent with industry best practices, subject to subsequent CLIENT review and approval.</w:t>
      </w:r>
    </w:p>
    <w:p w14:paraId="20E936A8" w14:textId="6F1F952E" w:rsidR="63FCF539" w:rsidRPr="00E07B66" w:rsidRDefault="001E272E" w:rsidP="00E07B66">
      <w:pPr>
        <w:pStyle w:val="ListParagraph"/>
        <w:numPr>
          <w:ilvl w:val="1"/>
          <w:numId w:val="36"/>
        </w:numPr>
        <w:rPr>
          <w:rFonts w:ascii="Montserrat" w:eastAsia="Montserrat" w:hAnsi="Montserrat" w:cs="Montserrat"/>
          <w:lang w:val="en-US"/>
        </w:rPr>
      </w:pPr>
      <w:r w:rsidRPr="53D49D29">
        <w:rPr>
          <w:rFonts w:ascii="Montserrat" w:eastAsia="Montserrat" w:hAnsi="Montserrat" w:cs="Montserrat"/>
          <w:lang w:val="en-US"/>
        </w:rPr>
        <w:t>Decisions made in good faith to address unspecified scenarios constitute substantial conformance with requirements. If CLIENT prefers a different approach after review, modifications will be treated as enhancements and added to the Backlog for prioritization per Section 2.3, not grounds for rejection or non-acceptance.</w:t>
      </w:r>
    </w:p>
    <w:p w14:paraId="628B71A4" w14:textId="77777777" w:rsidR="0047631C" w:rsidRPr="00EF548B" w:rsidRDefault="0047631C" w:rsidP="0047631C">
      <w:pPr>
        <w:pStyle w:val="ListParagraph"/>
        <w:ind w:left="1440"/>
        <w:rPr>
          <w:rFonts w:ascii="Montserrat" w:eastAsia="Montserrat" w:hAnsi="Montserrat" w:cs="Montserrat"/>
          <w:lang w:val="en-US"/>
        </w:rPr>
      </w:pPr>
    </w:p>
    <w:p w14:paraId="3076D157" w14:textId="77777777" w:rsidR="00ED5C78" w:rsidRDefault="00ED5C78" w:rsidP="00EF548B">
      <w:pPr>
        <w:rPr>
          <w:ins w:id="81" w:author="Kathryn Murphy" w:date="2026-02-27T14:59:00Z" w16du:dateUtc="2026-02-27T19:59:00Z"/>
          <w:rFonts w:ascii="Montserrat" w:eastAsia="Montserrat" w:hAnsi="Montserrat" w:cs="Montserrat"/>
          <w:color w:val="007DA5"/>
        </w:rPr>
      </w:pPr>
      <w:ins w:id="82" w:author="Kathryn Murphy" w:date="2026-02-27T14:59:00Z" w16du:dateUtc="2026-02-27T19:59:00Z">
        <w:r>
          <w:rPr>
            <w:rFonts w:ascii="Montserrat" w:eastAsia="Montserrat" w:hAnsi="Montserrat" w:cs="Montserrat"/>
            <w:color w:val="007DA5"/>
          </w:rPr>
          <w:br/>
        </w:r>
      </w:ins>
    </w:p>
    <w:p w14:paraId="6A83676F" w14:textId="5A84B73F" w:rsidR="004316AE" w:rsidRPr="00EF548B" w:rsidRDefault="5D51E0F3" w:rsidP="00EF548B">
      <w:pPr>
        <w:rPr>
          <w:rFonts w:ascii="Montserrat" w:eastAsia="Montserrat" w:hAnsi="Montserrat" w:cs="Montserrat"/>
          <w:color w:val="007DA5"/>
        </w:rPr>
      </w:pPr>
      <w:r w:rsidRPr="63FCF539">
        <w:rPr>
          <w:rFonts w:ascii="Montserrat" w:eastAsia="Montserrat" w:hAnsi="Montserrat" w:cs="Montserrat"/>
          <w:color w:val="007DA5"/>
        </w:rPr>
        <w:lastRenderedPageBreak/>
        <w:t>2</w:t>
      </w:r>
      <w:r w:rsidR="3E4915C0" w:rsidRPr="63FCF539">
        <w:rPr>
          <w:rFonts w:ascii="Montserrat" w:eastAsia="Montserrat" w:hAnsi="Montserrat" w:cs="Montserrat"/>
          <w:color w:val="007DA5"/>
        </w:rPr>
        <w:t>.</w:t>
      </w:r>
      <w:r w:rsidR="4235FC25" w:rsidRPr="63FCF539">
        <w:rPr>
          <w:rFonts w:ascii="Montserrat" w:eastAsia="Montserrat" w:hAnsi="Montserrat" w:cs="Montserrat"/>
          <w:color w:val="007DA5"/>
        </w:rPr>
        <w:t>8</w:t>
      </w:r>
      <w:r w:rsidR="3E4915C0" w:rsidRPr="63FCF539">
        <w:rPr>
          <w:rFonts w:ascii="Montserrat" w:eastAsia="Montserrat" w:hAnsi="Montserrat" w:cs="Montserrat"/>
          <w:color w:val="007DA5"/>
        </w:rPr>
        <w:t xml:space="preserve"> Project Governance</w:t>
      </w:r>
    </w:p>
    <w:p w14:paraId="541174CA" w14:textId="7BA00356"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This section describes the governance framework that will guide delivery of the Services, including methodology, communication, roles, quality practices, and issue management. The governance model is intended to provide transparency and structure while remaining adaptable as project needs evolve.</w:t>
      </w:r>
    </w:p>
    <w:p w14:paraId="6D2FB75A" w14:textId="4C5E9BA5" w:rsidR="00EF548B" w:rsidRDefault="00EF548B" w:rsidP="0047631C">
      <w:pPr>
        <w:rPr>
          <w:rFonts w:ascii="Montserrat" w:eastAsia="Montserrat" w:hAnsi="Montserrat" w:cs="Montserrat"/>
          <w:lang w:val="en-US" w:eastAsia="ja-JP"/>
        </w:rPr>
      </w:pPr>
      <w:r>
        <w:rPr>
          <w:rFonts w:ascii="Montserrat" w:eastAsia="Montserrat" w:hAnsi="Montserrat" w:cs="Montserrat"/>
          <w:u w:val="single"/>
          <w:lang w:val="en-US" w:eastAsia="ja-JP"/>
        </w:rPr>
        <w:t>2</w:t>
      </w:r>
      <w:r w:rsidRPr="00EF548B">
        <w:rPr>
          <w:rFonts w:ascii="Montserrat" w:eastAsia="Montserrat" w:hAnsi="Montserrat" w:cs="Montserrat"/>
          <w:u w:val="single"/>
          <w:lang w:val="en-US" w:eastAsia="ja-JP"/>
        </w:rPr>
        <w:t>.</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 xml:space="preserve">.1 </w:t>
      </w:r>
      <w:r w:rsidR="0047631C">
        <w:rPr>
          <w:rFonts w:ascii="Montserrat" w:eastAsia="Montserrat" w:hAnsi="Montserrat" w:cs="Montserrat"/>
          <w:u w:val="single"/>
          <w:lang w:val="en-US" w:eastAsia="ja-JP"/>
        </w:rPr>
        <w:t>CLIENT</w:t>
      </w:r>
      <w:r w:rsidRPr="00EF548B">
        <w:rPr>
          <w:rFonts w:ascii="Montserrat" w:eastAsia="Montserrat" w:hAnsi="Montserrat" w:cs="Montserrat"/>
          <w:u w:val="single"/>
          <w:lang w:val="en-US" w:eastAsia="ja-JP"/>
        </w:rPr>
        <w:t xml:space="preserve"> Prioritization and Alignment Meetings</w:t>
      </w:r>
      <w:r>
        <w:rPr>
          <w:rFonts w:ascii="Montserrat" w:eastAsia="Montserrat" w:hAnsi="Montserrat" w:cs="Montserrat"/>
          <w:u w:val="single"/>
          <w:lang w:val="en-US" w:eastAsia="ja-JP"/>
        </w:rPr>
        <w:br/>
      </w:r>
      <w:r w:rsidRPr="00EF548B">
        <w:rPr>
          <w:rFonts w:ascii="Montserrat" w:eastAsia="Montserrat" w:hAnsi="Montserrat" w:cs="Montserrat"/>
          <w:lang w:val="en-US" w:eastAsia="ja-JP"/>
        </w:rPr>
        <w:t>Every work engagement begins with prioritization and alignment. CLIENT participates in dedicated meetings to prioritize high-level requirements and deliverables. These meetings focus on what to build and in what order, establishing the foundation for all development work.</w:t>
      </w:r>
    </w:p>
    <w:p w14:paraId="06E8FEA9" w14:textId="49A8D63D" w:rsidR="00EF548B" w:rsidRPr="00EF548B" w:rsidRDefault="00EF548B" w:rsidP="00EF548B">
      <w:pPr>
        <w:pStyle w:val="ListParagraph"/>
        <w:numPr>
          <w:ilvl w:val="0"/>
          <w:numId w:val="38"/>
        </w:numPr>
        <w:spacing w:after="200"/>
        <w:rPr>
          <w:rFonts w:ascii="Montserrat" w:eastAsia="Montserrat" w:hAnsi="Montserrat" w:cs="Montserrat"/>
          <w:b/>
          <w:bCs/>
          <w:lang w:val="en-US"/>
        </w:rPr>
      </w:pPr>
      <w:r w:rsidRPr="00EF548B">
        <w:rPr>
          <w:rFonts w:ascii="Montserrat" w:eastAsia="Montserrat" w:hAnsi="Montserrat" w:cs="Montserrat"/>
          <w:b/>
          <w:bCs/>
          <w:lang w:val="en-US"/>
        </w:rPr>
        <w:t>Purpose and Scope:</w:t>
      </w:r>
    </w:p>
    <w:p w14:paraId="0DF92877" w14:textId="21DB7EF0"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High-level feature prioritization (which Epics or major deliverables to tackle next)</w:t>
      </w:r>
    </w:p>
    <w:p w14:paraId="4121BB38" w14:textId="5641D30C"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Business value alignment and strategic sequencing</w:t>
      </w:r>
    </w:p>
    <w:p w14:paraId="279300DF" w14:textId="34B4292F"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Review of requirements documents and approval of scope before development begins</w:t>
      </w:r>
    </w:p>
    <w:p w14:paraId="6E0CE414" w14:textId="5E2971F4"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 xml:space="preserve">Alignment on priorities per Section </w:t>
      </w:r>
      <w:r>
        <w:rPr>
          <w:rFonts w:ascii="Montserrat" w:eastAsia="Montserrat" w:hAnsi="Montserrat" w:cs="Montserrat"/>
          <w:lang w:val="en-US"/>
        </w:rPr>
        <w:t>2</w:t>
      </w:r>
      <w:r w:rsidRPr="00EF548B">
        <w:rPr>
          <w:rFonts w:ascii="Montserrat" w:eastAsia="Montserrat" w:hAnsi="Montserrat" w:cs="Montserrat"/>
          <w:lang w:val="en-US"/>
        </w:rPr>
        <w:t>.</w:t>
      </w:r>
      <w:r>
        <w:rPr>
          <w:rFonts w:ascii="Montserrat" w:eastAsia="Montserrat" w:hAnsi="Montserrat" w:cs="Montserrat"/>
          <w:lang w:val="en-US"/>
        </w:rPr>
        <w:t>3</w:t>
      </w:r>
    </w:p>
    <w:p w14:paraId="5583D3A3" w14:textId="3221BDE8" w:rsidR="00EF548B" w:rsidRPr="00EF548B" w:rsidRDefault="00EF548B" w:rsidP="00EF548B">
      <w:pPr>
        <w:pStyle w:val="ListParagraph"/>
        <w:numPr>
          <w:ilvl w:val="0"/>
          <w:numId w:val="38"/>
        </w:numPr>
        <w:spacing w:after="200"/>
        <w:rPr>
          <w:rFonts w:ascii="Montserrat" w:eastAsia="Montserrat" w:hAnsi="Montserrat" w:cs="Montserrat"/>
          <w:b/>
          <w:bCs/>
          <w:lang w:val="en-US"/>
        </w:rPr>
      </w:pPr>
      <w:r w:rsidRPr="00EF548B">
        <w:rPr>
          <w:rFonts w:ascii="Montserrat" w:eastAsia="Montserrat" w:hAnsi="Montserrat" w:cs="Montserrat"/>
          <w:b/>
          <w:bCs/>
          <w:lang w:val="en-US"/>
        </w:rPr>
        <w:t>Meeting Format:</w:t>
      </w:r>
    </w:p>
    <w:p w14:paraId="656295A2" w14:textId="1A2139FD"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Duration: 1-2 hours</w:t>
      </w:r>
    </w:p>
    <w:p w14:paraId="0C1BC351" w14:textId="1FECCB06"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Participants: Orases Team, CLIENT Product Owner, CLIENT Stakeholders/SMEs</w:t>
      </w:r>
      <w:r>
        <w:rPr>
          <w:rFonts w:ascii="Montserrat" w:eastAsia="Montserrat" w:hAnsi="Montserrat" w:cs="Montserrat"/>
          <w:lang w:val="en-US"/>
        </w:rPr>
        <w:t xml:space="preserve"> (as needed)</w:t>
      </w:r>
    </w:p>
    <w:p w14:paraId="1F3B19EC" w14:textId="481E5CA7" w:rsidR="00EF548B" w:rsidRPr="00EF548B" w:rsidRDefault="00EF548B" w:rsidP="00EF548B">
      <w:pPr>
        <w:pStyle w:val="ListParagraph"/>
        <w:numPr>
          <w:ilvl w:val="0"/>
          <w:numId w:val="38"/>
        </w:numPr>
        <w:spacing w:after="200"/>
        <w:rPr>
          <w:rFonts w:ascii="Montserrat" w:eastAsia="Montserrat" w:hAnsi="Montserrat" w:cs="Montserrat"/>
          <w:b/>
          <w:bCs/>
          <w:lang w:val="en-US"/>
        </w:rPr>
      </w:pPr>
      <w:r w:rsidRPr="00EF548B">
        <w:rPr>
          <w:rFonts w:ascii="Montserrat" w:eastAsia="Montserrat" w:hAnsi="Montserrat" w:cs="Montserrat"/>
          <w:b/>
          <w:bCs/>
          <w:lang w:val="en-US"/>
        </w:rPr>
        <w:t>Agenda:</w:t>
      </w:r>
    </w:p>
    <w:p w14:paraId="6E201DF0" w14:textId="3D709FBE"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Review completed deliverables since last meeting</w:t>
      </w:r>
    </w:p>
    <w:p w14:paraId="0FCD927A" w14:textId="5D50780C"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Review upcoming requirements or feature proposals</w:t>
      </w:r>
    </w:p>
    <w:p w14:paraId="28DAA08D" w14:textId="0ECE4F3A"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Prioritize next set of high-level deliverables</w:t>
      </w:r>
    </w:p>
    <w:p w14:paraId="5C153622" w14:textId="3148FE1A"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Address risks, dependencies, or strategic changes</w:t>
      </w:r>
    </w:p>
    <w:p w14:paraId="59F65A60" w14:textId="52D5C201" w:rsidR="00EF548B" w:rsidRPr="00EF548B" w:rsidRDefault="00EF548B" w:rsidP="00EF548B">
      <w:pPr>
        <w:pStyle w:val="ListParagraph"/>
        <w:numPr>
          <w:ilvl w:val="1"/>
          <w:numId w:val="38"/>
        </w:numPr>
        <w:spacing w:after="200"/>
        <w:rPr>
          <w:rFonts w:ascii="Montserrat" w:eastAsia="Montserrat" w:hAnsi="Montserrat" w:cs="Montserrat"/>
          <w:lang w:val="en-US"/>
        </w:rPr>
      </w:pPr>
      <w:r w:rsidRPr="00EF548B">
        <w:rPr>
          <w:rFonts w:ascii="Montserrat" w:eastAsia="Montserrat" w:hAnsi="Montserrat" w:cs="Montserrat"/>
          <w:lang w:val="en-US"/>
        </w:rPr>
        <w:t>Confirm priorities for upcoming development cycles</w:t>
      </w:r>
    </w:p>
    <w:p w14:paraId="7BB650E2" w14:textId="6315B882" w:rsidR="0047631C" w:rsidRPr="0047631C" w:rsidRDefault="00EF548B" w:rsidP="0047631C">
      <w:pPr>
        <w:pStyle w:val="ListParagraph"/>
        <w:numPr>
          <w:ilvl w:val="0"/>
          <w:numId w:val="38"/>
        </w:numPr>
        <w:spacing w:after="200"/>
        <w:rPr>
          <w:rFonts w:ascii="Montserrat" w:eastAsia="Montserrat" w:hAnsi="Montserrat" w:cs="Montserrat"/>
          <w:b/>
          <w:bCs/>
          <w:lang w:val="en-US"/>
        </w:rPr>
      </w:pPr>
      <w:r w:rsidRPr="00EF548B">
        <w:rPr>
          <w:rFonts w:ascii="Montserrat" w:eastAsia="Montserrat" w:hAnsi="Montserrat" w:cs="Montserrat"/>
          <w:b/>
          <w:bCs/>
          <w:lang w:val="en-US"/>
        </w:rPr>
        <w:t xml:space="preserve">Cadence - Variable by Project Phase and </w:t>
      </w:r>
      <w:r w:rsidR="0047631C">
        <w:rPr>
          <w:rFonts w:ascii="Montserrat" w:eastAsia="Montserrat" w:hAnsi="Montserrat" w:cs="Montserrat"/>
          <w:b/>
          <w:bCs/>
          <w:lang w:val="en-US"/>
        </w:rPr>
        <w:t>CLIENT</w:t>
      </w:r>
      <w:r w:rsidRPr="00EF548B">
        <w:rPr>
          <w:rFonts w:ascii="Montserrat" w:eastAsia="Montserrat" w:hAnsi="Montserrat" w:cs="Montserrat"/>
          <w:b/>
          <w:bCs/>
          <w:lang w:val="en-US"/>
        </w:rPr>
        <w:t xml:space="preserve"> Capacity:</w:t>
      </w:r>
    </w:p>
    <w:tbl>
      <w:tblPr>
        <w:tblStyle w:val="TableGrid"/>
        <w:tblW w:w="0" w:type="auto"/>
        <w:tblLook w:val="04A0" w:firstRow="1" w:lastRow="0" w:firstColumn="1" w:lastColumn="0" w:noHBand="0" w:noVBand="1"/>
      </w:tblPr>
      <w:tblGrid>
        <w:gridCol w:w="2605"/>
        <w:gridCol w:w="2700"/>
        <w:gridCol w:w="5485"/>
      </w:tblGrid>
      <w:tr w:rsidR="00EF548B" w14:paraId="23C5CA65" w14:textId="77777777" w:rsidTr="0047631C">
        <w:tc>
          <w:tcPr>
            <w:tcW w:w="2605" w:type="dxa"/>
            <w:shd w:val="clear" w:color="auto" w:fill="D9D9D9" w:themeFill="background1" w:themeFillShade="D9"/>
          </w:tcPr>
          <w:p w14:paraId="1B41B7B6" w14:textId="49D633BD" w:rsidR="00EF548B" w:rsidRPr="0047631C" w:rsidRDefault="00EF548B" w:rsidP="00EF548B">
            <w:pPr>
              <w:spacing w:after="200"/>
              <w:ind w:left="0"/>
              <w:rPr>
                <w:rFonts w:ascii="Montserrat" w:eastAsia="Montserrat" w:hAnsi="Montserrat" w:cs="Montserrat"/>
                <w:b/>
                <w:bCs/>
                <w:lang w:val="en-US" w:eastAsia="ja-JP"/>
              </w:rPr>
            </w:pPr>
            <w:r w:rsidRPr="0047631C">
              <w:rPr>
                <w:rFonts w:ascii="Montserrat" w:eastAsia="Montserrat" w:hAnsi="Montserrat" w:cs="Montserrat"/>
                <w:b/>
                <w:bCs/>
                <w:lang w:val="en-US" w:eastAsia="ja-JP"/>
              </w:rPr>
              <w:t>Project Phase</w:t>
            </w:r>
          </w:p>
        </w:tc>
        <w:tc>
          <w:tcPr>
            <w:tcW w:w="2700" w:type="dxa"/>
            <w:shd w:val="clear" w:color="auto" w:fill="D9D9D9" w:themeFill="background1" w:themeFillShade="D9"/>
          </w:tcPr>
          <w:p w14:paraId="43317737" w14:textId="4E6EC87E" w:rsidR="00EF548B" w:rsidRPr="0047631C" w:rsidRDefault="00EF548B" w:rsidP="00EF548B">
            <w:pPr>
              <w:spacing w:after="200"/>
              <w:ind w:left="0"/>
              <w:rPr>
                <w:rFonts w:ascii="Montserrat" w:eastAsia="Montserrat" w:hAnsi="Montserrat" w:cs="Montserrat"/>
                <w:b/>
                <w:bCs/>
                <w:lang w:val="en-US" w:eastAsia="ja-JP"/>
              </w:rPr>
            </w:pPr>
            <w:r w:rsidRPr="0047631C">
              <w:rPr>
                <w:rFonts w:ascii="Montserrat" w:eastAsia="Montserrat" w:hAnsi="Montserrat" w:cs="Montserrat"/>
                <w:b/>
                <w:bCs/>
                <w:lang w:val="en-US" w:eastAsia="ja-JP"/>
              </w:rPr>
              <w:t>Meeting Frequency</w:t>
            </w:r>
          </w:p>
        </w:tc>
        <w:tc>
          <w:tcPr>
            <w:tcW w:w="5485" w:type="dxa"/>
            <w:shd w:val="clear" w:color="auto" w:fill="D9D9D9" w:themeFill="background1" w:themeFillShade="D9"/>
          </w:tcPr>
          <w:p w14:paraId="5BB7585D" w14:textId="27CB722F" w:rsidR="00EF548B" w:rsidRPr="0047631C" w:rsidRDefault="00EF548B" w:rsidP="00EF548B">
            <w:pPr>
              <w:spacing w:after="200"/>
              <w:ind w:left="0"/>
              <w:rPr>
                <w:rFonts w:ascii="Montserrat" w:eastAsia="Montserrat" w:hAnsi="Montserrat" w:cs="Montserrat"/>
                <w:b/>
                <w:bCs/>
                <w:lang w:val="en-US" w:eastAsia="ja-JP"/>
              </w:rPr>
            </w:pPr>
            <w:r w:rsidRPr="0047631C">
              <w:rPr>
                <w:rFonts w:ascii="Montserrat" w:eastAsia="Montserrat" w:hAnsi="Montserrat" w:cs="Montserrat"/>
                <w:b/>
                <w:bCs/>
                <w:lang w:val="en-US" w:eastAsia="ja-JP"/>
              </w:rPr>
              <w:t>Purpose</w:t>
            </w:r>
          </w:p>
        </w:tc>
      </w:tr>
      <w:tr w:rsidR="00EF548B" w14:paraId="7131307E" w14:textId="77777777" w:rsidTr="00EF548B">
        <w:tc>
          <w:tcPr>
            <w:tcW w:w="2605" w:type="dxa"/>
          </w:tcPr>
          <w:p w14:paraId="75F239AA" w14:textId="41FF107C"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Discovery &amp; Analysis</w:t>
            </w:r>
          </w:p>
        </w:tc>
        <w:tc>
          <w:tcPr>
            <w:tcW w:w="2700" w:type="dxa"/>
          </w:tcPr>
          <w:p w14:paraId="689B18B4" w14:textId="712830CC"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Weekly or bi-weekly</w:t>
            </w:r>
          </w:p>
        </w:tc>
        <w:tc>
          <w:tcPr>
            <w:tcW w:w="5485" w:type="dxa"/>
          </w:tcPr>
          <w:p w14:paraId="210FAB73" w14:textId="2DE4F474"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High frequency during requirements gathering, validation, and documentation reviews. CLIENT input critical for scope definition.</w:t>
            </w:r>
          </w:p>
        </w:tc>
      </w:tr>
      <w:tr w:rsidR="00EF548B" w14:paraId="0A23FA4A" w14:textId="77777777" w:rsidTr="00EF548B">
        <w:tc>
          <w:tcPr>
            <w:tcW w:w="2605" w:type="dxa"/>
          </w:tcPr>
          <w:p w14:paraId="071E4A30" w14:textId="4382C0A9"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Active Development</w:t>
            </w:r>
          </w:p>
        </w:tc>
        <w:tc>
          <w:tcPr>
            <w:tcW w:w="2700" w:type="dxa"/>
          </w:tcPr>
          <w:p w14:paraId="3010C305" w14:textId="0A25E7EB"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Weekly or as needed</w:t>
            </w:r>
          </w:p>
        </w:tc>
        <w:tc>
          <w:tcPr>
            <w:tcW w:w="5485" w:type="dxa"/>
          </w:tcPr>
          <w:p w14:paraId="0E165768" w14:textId="6B3ED1A6"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Lower frequency during heavy development cycles. Orases executes against approved backlog with periodic check-ins.</w:t>
            </w:r>
          </w:p>
        </w:tc>
      </w:tr>
      <w:tr w:rsidR="00EF548B" w14:paraId="4E6F8D11" w14:textId="77777777" w:rsidTr="00EF548B">
        <w:tc>
          <w:tcPr>
            <w:tcW w:w="2605" w:type="dxa"/>
          </w:tcPr>
          <w:p w14:paraId="2145A3A1" w14:textId="63FDBEBF"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Pre-Release &amp; Testing</w:t>
            </w:r>
          </w:p>
        </w:tc>
        <w:tc>
          <w:tcPr>
            <w:tcW w:w="2700" w:type="dxa"/>
          </w:tcPr>
          <w:p w14:paraId="07A31A8E" w14:textId="188B7F61"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Bi-weekly</w:t>
            </w:r>
          </w:p>
        </w:tc>
        <w:tc>
          <w:tcPr>
            <w:tcW w:w="5485" w:type="dxa"/>
          </w:tcPr>
          <w:p w14:paraId="173E5C81" w14:textId="3AA2657C"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Increased frequency for UAT coordination, acceptance testing, and launch preparation.</w:t>
            </w:r>
          </w:p>
        </w:tc>
      </w:tr>
    </w:tbl>
    <w:p w14:paraId="65AD27AC" w14:textId="77777777" w:rsidR="00EF548B" w:rsidRPr="00EF548B" w:rsidRDefault="00EF548B" w:rsidP="00EF548B">
      <w:pPr>
        <w:spacing w:after="200"/>
        <w:ind w:left="0"/>
        <w:rPr>
          <w:rFonts w:ascii="Montserrat" w:eastAsia="Montserrat" w:hAnsi="Montserrat" w:cs="Montserrat"/>
          <w:b/>
          <w:bCs/>
          <w:lang w:val="en-US"/>
        </w:rPr>
      </w:pPr>
    </w:p>
    <w:p w14:paraId="30BFA366" w14:textId="6507A85D" w:rsidR="00EF548B" w:rsidRDefault="004316AE" w:rsidP="00EF548B">
      <w:pPr>
        <w:spacing w:after="200"/>
        <w:rPr>
          <w:rFonts w:ascii="Montserrat" w:eastAsia="Montserrat" w:hAnsi="Montserrat" w:cs="Montserrat"/>
          <w:lang w:val="en-US" w:eastAsia="ja-JP"/>
        </w:rPr>
      </w:pPr>
      <w:r w:rsidRPr="00EF548B">
        <w:rPr>
          <w:rFonts w:ascii="Montserrat" w:eastAsia="Montserrat" w:hAnsi="Montserrat" w:cs="Montserrat"/>
          <w:u w:val="single"/>
          <w:lang w:val="en-US" w:eastAsia="ja-JP"/>
        </w:rPr>
        <w:lastRenderedPageBreak/>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2</w:t>
      </w:r>
      <w:r w:rsidRPr="00EF548B">
        <w:rPr>
          <w:rFonts w:ascii="Montserrat" w:eastAsia="Montserrat" w:hAnsi="Montserrat" w:cs="Montserrat"/>
          <w:u w:val="single"/>
          <w:lang w:val="en-US" w:eastAsia="ja-JP"/>
        </w:rPr>
        <w:t xml:space="preserve"> Methodology</w:t>
      </w:r>
      <w:r w:rsidR="00EF548B">
        <w:rPr>
          <w:rFonts w:ascii="Montserrat" w:eastAsia="Montserrat" w:hAnsi="Montserrat" w:cs="Montserrat"/>
          <w:u w:val="single"/>
          <w:lang w:val="en-US" w:eastAsia="ja-JP"/>
        </w:rPr>
        <w:br/>
      </w:r>
      <w:r w:rsidRPr="00EF548B">
        <w:rPr>
          <w:rFonts w:ascii="Montserrat" w:eastAsia="Montserrat" w:hAnsi="Montserrat" w:cs="Montserrat"/>
          <w:lang w:val="en-US" w:eastAsia="ja-JP"/>
        </w:rPr>
        <w:t xml:space="preserve">Orases will employ an iterative delivery approach appropriate for a time-and-materials engagement. Work will be planned and executed in incremental cycles, allowing priorities and scope to be refined based on CLIENT feedback, emerging requirements, and business needs. </w:t>
      </w:r>
    </w:p>
    <w:p w14:paraId="2B5106CD" w14:textId="130B3A13" w:rsidR="00305366" w:rsidRPr="00EF548B" w:rsidRDefault="00305366" w:rsidP="00EF548B">
      <w:pPr>
        <w:spacing w:after="200"/>
        <w:rPr>
          <w:rFonts w:ascii="Montserrat" w:eastAsia="Montserrat" w:hAnsi="Montserrat" w:cs="Montserrat"/>
          <w:b/>
          <w:bCs/>
          <w:lang w:val="en-US" w:eastAsia="ja-JP"/>
        </w:rPr>
      </w:pPr>
      <w:r w:rsidRPr="00EF548B">
        <w:rPr>
          <w:rFonts w:ascii="Montserrat" w:eastAsia="Montserrat" w:hAnsi="Montserrat" w:cs="Montserrat"/>
          <w:b/>
          <w:bCs/>
          <w:lang w:val="en-US" w:eastAsia="ja-JP"/>
        </w:rPr>
        <w:t>Development Lifecycle</w:t>
      </w:r>
    </w:p>
    <w:p w14:paraId="6A996100" w14:textId="77777777" w:rsidR="00EF548B" w:rsidRPr="00EF548B" w:rsidRDefault="00305366" w:rsidP="00EF548B">
      <w:pPr>
        <w:pStyle w:val="ListParagraph"/>
        <w:numPr>
          <w:ilvl w:val="0"/>
          <w:numId w:val="37"/>
        </w:numPr>
        <w:spacing w:after="200"/>
        <w:rPr>
          <w:rFonts w:ascii="Montserrat" w:eastAsia="Montserrat" w:hAnsi="Montserrat" w:cs="Montserrat"/>
          <w:b/>
          <w:bCs/>
          <w:lang w:val="en-US"/>
        </w:rPr>
      </w:pPr>
      <w:r w:rsidRPr="00EF548B">
        <w:rPr>
          <w:rFonts w:ascii="Montserrat" w:eastAsia="Montserrat" w:hAnsi="Montserrat" w:cs="Montserrat"/>
          <w:b/>
          <w:bCs/>
          <w:lang w:val="en-US"/>
        </w:rPr>
        <w:t>Phase 1: Requirements Definition</w:t>
      </w:r>
    </w:p>
    <w:p w14:paraId="34B3F5F2" w14:textId="77777777" w:rsidR="00EF548B" w:rsidRDefault="00305366" w:rsidP="00EF548B">
      <w:pPr>
        <w:pStyle w:val="ListParagraph"/>
        <w:numPr>
          <w:ilvl w:val="1"/>
          <w:numId w:val="37"/>
        </w:numPr>
        <w:spacing w:after="200"/>
        <w:rPr>
          <w:rFonts w:ascii="Montserrat" w:eastAsia="Montserrat" w:hAnsi="Montserrat" w:cs="Montserrat"/>
          <w:lang w:val="en-US"/>
        </w:rPr>
      </w:pPr>
      <w:r w:rsidRPr="00EF548B">
        <w:rPr>
          <w:rFonts w:ascii="Montserrat" w:eastAsia="Montserrat" w:hAnsi="Montserrat" w:cs="Montserrat"/>
          <w:b/>
          <w:bCs/>
          <w:lang w:val="en-US"/>
        </w:rPr>
        <w:t>Purpose:</w:t>
      </w:r>
      <w:r w:rsidRPr="00EF548B">
        <w:rPr>
          <w:rFonts w:ascii="Montserrat" w:eastAsia="Montserrat" w:hAnsi="Montserrat" w:cs="Montserrat"/>
          <w:lang w:val="en-US"/>
        </w:rPr>
        <w:t xml:space="preserve"> Document the scope, business requirements, functional specifications, technical feasibility, architecture, and acceptance criteria</w:t>
      </w:r>
    </w:p>
    <w:p w14:paraId="18EFAFE1" w14:textId="77777777" w:rsidR="00EF548B" w:rsidRPr="00EF548B" w:rsidRDefault="00305366" w:rsidP="00EF548B">
      <w:pPr>
        <w:pStyle w:val="ListParagraph"/>
        <w:numPr>
          <w:ilvl w:val="1"/>
          <w:numId w:val="37"/>
        </w:numPr>
        <w:spacing w:after="200"/>
        <w:rPr>
          <w:rFonts w:ascii="Montserrat" w:eastAsia="Montserrat" w:hAnsi="Montserrat" w:cs="Montserrat"/>
          <w:b/>
          <w:bCs/>
          <w:lang w:val="en-US"/>
        </w:rPr>
      </w:pPr>
      <w:r w:rsidRPr="00EF548B">
        <w:rPr>
          <w:rFonts w:ascii="Montserrat" w:eastAsia="Montserrat" w:hAnsi="Montserrat" w:cs="Montserrat"/>
          <w:b/>
          <w:bCs/>
          <w:lang w:val="en-US"/>
        </w:rPr>
        <w:t>Deliverables:</w:t>
      </w:r>
    </w:p>
    <w:p w14:paraId="11F10A62" w14:textId="14746F11" w:rsidR="00EF548B" w:rsidRDefault="00305366" w:rsidP="00EF548B">
      <w:pPr>
        <w:pStyle w:val="ListParagraph"/>
        <w:numPr>
          <w:ilvl w:val="2"/>
          <w:numId w:val="37"/>
        </w:numPr>
        <w:spacing w:after="200"/>
        <w:rPr>
          <w:rFonts w:ascii="Montserrat" w:eastAsia="Montserrat" w:hAnsi="Montserrat" w:cs="Montserrat"/>
          <w:lang w:val="en-US"/>
        </w:rPr>
      </w:pPr>
      <w:r w:rsidRPr="00EF548B">
        <w:rPr>
          <w:rFonts w:ascii="Montserrat" w:eastAsia="Montserrat" w:hAnsi="Montserrat" w:cs="Montserrat"/>
          <w:lang w:val="en-US"/>
        </w:rPr>
        <w:t>Product Requirements Document (</w:t>
      </w:r>
      <w:r w:rsidR="00EF548B">
        <w:rPr>
          <w:rFonts w:ascii="Montserrat" w:eastAsia="Montserrat" w:hAnsi="Montserrat" w:cs="Montserrat"/>
          <w:lang w:val="en-US"/>
        </w:rPr>
        <w:t>“</w:t>
      </w:r>
      <w:r w:rsidRPr="00EF548B">
        <w:rPr>
          <w:rFonts w:ascii="Montserrat" w:eastAsia="Montserrat" w:hAnsi="Montserrat" w:cs="Montserrat"/>
          <w:b/>
          <w:bCs/>
          <w:lang w:val="en-US"/>
        </w:rPr>
        <w:t>PRD</w:t>
      </w:r>
      <w:r w:rsidR="00EF548B">
        <w:rPr>
          <w:rFonts w:ascii="Montserrat" w:eastAsia="Montserrat" w:hAnsi="Montserrat" w:cs="Montserrat"/>
          <w:lang w:val="en-US"/>
        </w:rPr>
        <w:t>”</w:t>
      </w:r>
      <w:r w:rsidRPr="00EF548B">
        <w:rPr>
          <w:rFonts w:ascii="Montserrat" w:eastAsia="Montserrat" w:hAnsi="Montserrat" w:cs="Montserrat"/>
          <w:lang w:val="en-US"/>
        </w:rPr>
        <w:t>) defining WHAT will be built and WHY</w:t>
      </w:r>
    </w:p>
    <w:p w14:paraId="11A8C671" w14:textId="1186C0FB" w:rsidR="00EF548B" w:rsidRDefault="00305366" w:rsidP="00EF548B">
      <w:pPr>
        <w:pStyle w:val="ListParagraph"/>
        <w:numPr>
          <w:ilvl w:val="2"/>
          <w:numId w:val="37"/>
        </w:numPr>
        <w:spacing w:after="200"/>
        <w:rPr>
          <w:rFonts w:ascii="Montserrat" w:eastAsia="Montserrat" w:hAnsi="Montserrat" w:cs="Montserrat"/>
          <w:lang w:val="en-US"/>
        </w:rPr>
      </w:pPr>
      <w:r w:rsidRPr="00EF548B">
        <w:rPr>
          <w:rFonts w:ascii="Montserrat" w:eastAsia="Montserrat" w:hAnsi="Montserrat" w:cs="Montserrat"/>
          <w:lang w:val="en-US"/>
        </w:rPr>
        <w:t>Technical Requirements Document (</w:t>
      </w:r>
      <w:r w:rsidR="00EF548B">
        <w:rPr>
          <w:rFonts w:ascii="Montserrat" w:eastAsia="Montserrat" w:hAnsi="Montserrat" w:cs="Montserrat"/>
          <w:lang w:val="en-US"/>
        </w:rPr>
        <w:t>“</w:t>
      </w:r>
      <w:r w:rsidRPr="00EF548B">
        <w:rPr>
          <w:rFonts w:ascii="Montserrat" w:eastAsia="Montserrat" w:hAnsi="Montserrat" w:cs="Montserrat"/>
          <w:b/>
          <w:bCs/>
          <w:lang w:val="en-US"/>
        </w:rPr>
        <w:t>TRD</w:t>
      </w:r>
      <w:r w:rsidR="00EF548B">
        <w:rPr>
          <w:rFonts w:ascii="Montserrat" w:eastAsia="Montserrat" w:hAnsi="Montserrat" w:cs="Montserrat"/>
          <w:lang w:val="en-US"/>
        </w:rPr>
        <w:t>”</w:t>
      </w:r>
      <w:r w:rsidRPr="00EF548B">
        <w:rPr>
          <w:rFonts w:ascii="Montserrat" w:eastAsia="Montserrat" w:hAnsi="Montserrat" w:cs="Montserrat"/>
          <w:lang w:val="en-US"/>
        </w:rPr>
        <w:t>) defining HOW the feature will be built</w:t>
      </w:r>
    </w:p>
    <w:p w14:paraId="5A239197" w14:textId="61CB4548" w:rsidR="00EF548B" w:rsidRDefault="0047631C" w:rsidP="00EF548B">
      <w:pPr>
        <w:pStyle w:val="ListParagraph"/>
        <w:numPr>
          <w:ilvl w:val="1"/>
          <w:numId w:val="37"/>
        </w:numPr>
        <w:spacing w:after="200"/>
        <w:rPr>
          <w:rFonts w:ascii="Montserrat" w:eastAsia="Montserrat" w:hAnsi="Montserrat" w:cs="Montserrat"/>
          <w:lang w:val="en-US"/>
        </w:rPr>
      </w:pPr>
      <w:r>
        <w:rPr>
          <w:rFonts w:ascii="Montserrat" w:eastAsia="Montserrat" w:hAnsi="Montserrat" w:cs="Montserrat"/>
          <w:b/>
          <w:bCs/>
          <w:lang w:val="en-US"/>
        </w:rPr>
        <w:t>CLIENT</w:t>
      </w:r>
      <w:r w:rsidR="00305366" w:rsidRPr="00EF548B">
        <w:rPr>
          <w:rFonts w:ascii="Montserrat" w:eastAsia="Montserrat" w:hAnsi="Montserrat" w:cs="Montserrat"/>
          <w:b/>
          <w:bCs/>
          <w:lang w:val="en-US"/>
        </w:rPr>
        <w:t xml:space="preserve"> Involvement:</w:t>
      </w:r>
      <w:r w:rsidR="00305366" w:rsidRPr="00EF548B">
        <w:rPr>
          <w:rFonts w:ascii="Montserrat" w:eastAsia="Montserrat" w:hAnsi="Montserrat" w:cs="Montserrat"/>
          <w:lang w:val="en-US"/>
        </w:rPr>
        <w:t xml:space="preserve"> Review cycles with CLIENT Product Owner and stakeholders for validation and approval</w:t>
      </w:r>
    </w:p>
    <w:p w14:paraId="7FF829AB" w14:textId="3DDC15A2" w:rsidR="00EF548B" w:rsidRDefault="00305366" w:rsidP="00EF548B">
      <w:pPr>
        <w:pStyle w:val="ListParagraph"/>
        <w:numPr>
          <w:ilvl w:val="1"/>
          <w:numId w:val="37"/>
        </w:numPr>
        <w:spacing w:after="200"/>
        <w:rPr>
          <w:rFonts w:ascii="Montserrat" w:eastAsia="Montserrat" w:hAnsi="Montserrat" w:cs="Montserrat"/>
          <w:lang w:val="en-US"/>
        </w:rPr>
      </w:pPr>
      <w:r w:rsidRPr="00EF548B">
        <w:rPr>
          <w:rFonts w:ascii="Montserrat" w:eastAsia="Montserrat" w:hAnsi="Montserrat" w:cs="Montserrat"/>
          <w:b/>
          <w:bCs/>
          <w:lang w:val="en-US"/>
        </w:rPr>
        <w:t>Alignment Checkpoint:</w:t>
      </w:r>
      <w:r w:rsidRPr="00EF548B">
        <w:rPr>
          <w:rFonts w:ascii="Montserrat" w:eastAsia="Montserrat" w:hAnsi="Montserrat" w:cs="Montserrat"/>
          <w:lang w:val="en-US"/>
        </w:rPr>
        <w:t xml:space="preserve"> Ensure requirements are achievable; surface technical risks before commitment</w:t>
      </w:r>
      <w:r w:rsidR="00EF548B">
        <w:rPr>
          <w:rFonts w:ascii="Montserrat" w:eastAsia="Montserrat" w:hAnsi="Montserrat" w:cs="Montserrat"/>
          <w:lang w:val="en-US"/>
        </w:rPr>
        <w:t>, align scope, budget and timeline</w:t>
      </w:r>
      <w:ins w:id="83" w:author="Kathryn Murphy" w:date="2026-02-27T14:59:00Z" w16du:dateUtc="2026-02-27T19:59:00Z">
        <w:r w:rsidR="00ED5C78">
          <w:rPr>
            <w:rFonts w:ascii="Montserrat" w:eastAsia="Montserrat" w:hAnsi="Montserrat" w:cs="Montserrat"/>
            <w:lang w:val="en-US"/>
          </w:rPr>
          <w:br/>
        </w:r>
      </w:ins>
    </w:p>
    <w:p w14:paraId="6C3FBF2F" w14:textId="77777777" w:rsidR="00EF548B" w:rsidRPr="00EF548B" w:rsidRDefault="00305366" w:rsidP="00EF548B">
      <w:pPr>
        <w:pStyle w:val="ListParagraph"/>
        <w:numPr>
          <w:ilvl w:val="0"/>
          <w:numId w:val="37"/>
        </w:numPr>
        <w:spacing w:after="200"/>
        <w:rPr>
          <w:rFonts w:ascii="Montserrat" w:eastAsia="Montserrat" w:hAnsi="Montserrat" w:cs="Montserrat"/>
          <w:b/>
          <w:bCs/>
          <w:lang w:val="en-US"/>
        </w:rPr>
      </w:pPr>
      <w:r w:rsidRPr="00EF548B">
        <w:rPr>
          <w:rFonts w:ascii="Montserrat" w:eastAsia="Montserrat" w:hAnsi="Montserrat" w:cs="Montserrat"/>
          <w:b/>
          <w:bCs/>
          <w:lang w:val="en-US"/>
        </w:rPr>
        <w:t>Phase 2: Backlog Creation &amp; Prioritization</w:t>
      </w:r>
    </w:p>
    <w:p w14:paraId="21ABE1B7" w14:textId="4F57FA55" w:rsidR="00EF548B" w:rsidRDefault="00305366" w:rsidP="00EF548B">
      <w:pPr>
        <w:pStyle w:val="ListParagraph"/>
        <w:numPr>
          <w:ilvl w:val="1"/>
          <w:numId w:val="37"/>
        </w:numPr>
        <w:spacing w:after="200"/>
        <w:rPr>
          <w:rFonts w:ascii="Montserrat" w:eastAsia="Montserrat" w:hAnsi="Montserrat" w:cs="Montserrat"/>
          <w:lang w:val="en-US"/>
        </w:rPr>
      </w:pPr>
      <w:r w:rsidRPr="00EF548B">
        <w:rPr>
          <w:rFonts w:ascii="Montserrat" w:eastAsia="Montserrat" w:hAnsi="Montserrat" w:cs="Montserrat"/>
          <w:b/>
          <w:bCs/>
          <w:lang w:val="en-US"/>
        </w:rPr>
        <w:t xml:space="preserve">Purpose: </w:t>
      </w:r>
      <w:r w:rsidR="00EF548B">
        <w:rPr>
          <w:rFonts w:ascii="Montserrat" w:eastAsia="Montserrat" w:hAnsi="Montserrat" w:cs="Montserrat"/>
          <w:lang w:val="en-US"/>
        </w:rPr>
        <w:t>Transition</w:t>
      </w:r>
      <w:r w:rsidRPr="00EF548B">
        <w:rPr>
          <w:rFonts w:ascii="Montserrat" w:eastAsia="Montserrat" w:hAnsi="Montserrat" w:cs="Montserrat"/>
          <w:lang w:val="en-US"/>
        </w:rPr>
        <w:t xml:space="preserve"> approved requirements into actionable </w:t>
      </w:r>
      <w:r w:rsidR="00EF548B">
        <w:rPr>
          <w:rFonts w:ascii="Montserrat" w:eastAsia="Montserrat" w:hAnsi="Montserrat" w:cs="Montserrat"/>
          <w:lang w:val="en-US"/>
        </w:rPr>
        <w:t>work packages (“</w:t>
      </w:r>
      <w:r w:rsidR="00EF548B" w:rsidRPr="00EF548B">
        <w:rPr>
          <w:rFonts w:ascii="Montserrat" w:eastAsia="Montserrat" w:hAnsi="Montserrat" w:cs="Montserrat"/>
          <w:b/>
          <w:bCs/>
          <w:lang w:val="en-US"/>
        </w:rPr>
        <w:t>Work Package</w:t>
      </w:r>
      <w:r w:rsidR="00EF548B">
        <w:rPr>
          <w:rFonts w:ascii="Montserrat" w:eastAsia="Montserrat" w:hAnsi="Montserrat" w:cs="Montserrat"/>
          <w:b/>
          <w:bCs/>
          <w:lang w:val="en-US"/>
        </w:rPr>
        <w:t>(s)</w:t>
      </w:r>
      <w:r w:rsidR="00EF548B">
        <w:rPr>
          <w:rFonts w:ascii="Montserrat" w:eastAsia="Montserrat" w:hAnsi="Montserrat" w:cs="Montserrat"/>
          <w:lang w:val="en-US"/>
        </w:rPr>
        <w:t>”)</w:t>
      </w:r>
    </w:p>
    <w:p w14:paraId="32925930" w14:textId="1AE719F2" w:rsidR="00EF548B" w:rsidRDefault="00305366" w:rsidP="00EF548B">
      <w:pPr>
        <w:pStyle w:val="ListParagraph"/>
        <w:numPr>
          <w:ilvl w:val="1"/>
          <w:numId w:val="37"/>
        </w:numPr>
        <w:spacing w:after="200"/>
        <w:rPr>
          <w:rFonts w:ascii="Montserrat" w:eastAsia="Montserrat" w:hAnsi="Montserrat" w:cs="Montserrat"/>
          <w:lang w:val="en-US"/>
        </w:rPr>
      </w:pPr>
      <w:r w:rsidRPr="00EF548B">
        <w:rPr>
          <w:rFonts w:ascii="Montserrat" w:eastAsia="Montserrat" w:hAnsi="Montserrat" w:cs="Montserrat"/>
          <w:b/>
          <w:bCs/>
          <w:lang w:val="en-US"/>
        </w:rPr>
        <w:t>Deliverable:</w:t>
      </w:r>
      <w:r w:rsidRPr="00EF548B">
        <w:rPr>
          <w:rFonts w:ascii="Montserrat" w:eastAsia="Montserrat" w:hAnsi="Montserrat" w:cs="Montserrat"/>
          <w:lang w:val="en-US"/>
        </w:rPr>
        <w:t xml:space="preserve"> Prioritized Development Backlog with estimated </w:t>
      </w:r>
      <w:r w:rsidR="00EF548B">
        <w:rPr>
          <w:rFonts w:ascii="Montserrat" w:eastAsia="Montserrat" w:hAnsi="Montserrat" w:cs="Montserrat"/>
          <w:lang w:val="en-US"/>
        </w:rPr>
        <w:t>efforts</w:t>
      </w:r>
      <w:r w:rsidRPr="00EF548B">
        <w:rPr>
          <w:rFonts w:ascii="Montserrat" w:eastAsia="Montserrat" w:hAnsi="Montserrat" w:cs="Montserrat"/>
          <w:lang w:val="en-US"/>
        </w:rPr>
        <w:t xml:space="preserve"> </w:t>
      </w:r>
    </w:p>
    <w:p w14:paraId="276917F5" w14:textId="2302D865" w:rsidR="00EF548B" w:rsidRDefault="0047631C" w:rsidP="00EF548B">
      <w:pPr>
        <w:pStyle w:val="ListParagraph"/>
        <w:numPr>
          <w:ilvl w:val="1"/>
          <w:numId w:val="37"/>
        </w:numPr>
        <w:spacing w:after="200"/>
        <w:rPr>
          <w:rFonts w:ascii="Montserrat" w:eastAsia="Montserrat" w:hAnsi="Montserrat" w:cs="Montserrat"/>
          <w:lang w:val="en-US"/>
        </w:rPr>
      </w:pPr>
      <w:r>
        <w:rPr>
          <w:rFonts w:ascii="Montserrat" w:eastAsia="Montserrat" w:hAnsi="Montserrat" w:cs="Montserrat"/>
          <w:b/>
          <w:bCs/>
          <w:lang w:val="en-US"/>
        </w:rPr>
        <w:t>CLIENT</w:t>
      </w:r>
      <w:r w:rsidR="00305366" w:rsidRPr="00EF548B">
        <w:rPr>
          <w:rFonts w:ascii="Montserrat" w:eastAsia="Montserrat" w:hAnsi="Montserrat" w:cs="Montserrat"/>
          <w:b/>
          <w:bCs/>
          <w:lang w:val="en-US"/>
        </w:rPr>
        <w:t xml:space="preserve"> Involvement:</w:t>
      </w:r>
      <w:r w:rsidR="00305366" w:rsidRPr="00EF548B">
        <w:rPr>
          <w:rFonts w:ascii="Montserrat" w:eastAsia="Montserrat" w:hAnsi="Montserrat" w:cs="Montserrat"/>
          <w:lang w:val="en-US"/>
        </w:rPr>
        <w:t xml:space="preserve"> CLIENT Product Owner approves priorities</w:t>
      </w:r>
      <w:ins w:id="84" w:author="Kathryn Murphy" w:date="2026-02-27T14:59:00Z" w16du:dateUtc="2026-02-27T19:59:00Z">
        <w:r w:rsidR="00ED5C78">
          <w:rPr>
            <w:rFonts w:ascii="Montserrat" w:eastAsia="Montserrat" w:hAnsi="Montserrat" w:cs="Montserrat"/>
            <w:lang w:val="en-US"/>
          </w:rPr>
          <w:br/>
        </w:r>
      </w:ins>
    </w:p>
    <w:p w14:paraId="36CC4039" w14:textId="77777777" w:rsidR="00EF548B" w:rsidRDefault="00305366" w:rsidP="00EF548B">
      <w:pPr>
        <w:pStyle w:val="ListParagraph"/>
        <w:numPr>
          <w:ilvl w:val="0"/>
          <w:numId w:val="37"/>
        </w:numPr>
        <w:spacing w:after="200"/>
        <w:rPr>
          <w:rFonts w:ascii="Montserrat" w:eastAsia="Montserrat" w:hAnsi="Montserrat" w:cs="Montserrat"/>
          <w:b/>
          <w:bCs/>
          <w:lang w:val="en-US"/>
        </w:rPr>
      </w:pPr>
      <w:r w:rsidRPr="00EF548B">
        <w:rPr>
          <w:rFonts w:ascii="Montserrat" w:eastAsia="Montserrat" w:hAnsi="Montserrat" w:cs="Montserrat"/>
          <w:b/>
          <w:bCs/>
          <w:lang w:val="en-US"/>
        </w:rPr>
        <w:t>Phase 3: Iterative Development</w:t>
      </w:r>
    </w:p>
    <w:p w14:paraId="3D3ED68E" w14:textId="0FF5AD05" w:rsidR="00305366" w:rsidRPr="00EF548B" w:rsidRDefault="00305366" w:rsidP="00EF548B">
      <w:pPr>
        <w:pStyle w:val="ListParagraph"/>
        <w:numPr>
          <w:ilvl w:val="1"/>
          <w:numId w:val="37"/>
        </w:numPr>
        <w:spacing w:after="200"/>
        <w:rPr>
          <w:rFonts w:ascii="Montserrat" w:eastAsia="Montserrat" w:hAnsi="Montserrat" w:cs="Montserrat"/>
          <w:b/>
          <w:bCs/>
          <w:lang w:val="en-US"/>
        </w:rPr>
      </w:pPr>
      <w:r w:rsidRPr="00EF548B">
        <w:rPr>
          <w:rFonts w:ascii="Montserrat" w:eastAsia="Montserrat" w:hAnsi="Montserrat" w:cs="Montserrat"/>
          <w:b/>
          <w:bCs/>
          <w:lang w:val="en-US"/>
        </w:rPr>
        <w:t>Incremental Delivery:</w:t>
      </w:r>
      <w:r w:rsidRPr="00EF548B">
        <w:rPr>
          <w:rFonts w:ascii="Montserrat" w:eastAsia="Montserrat" w:hAnsi="Montserrat" w:cs="Montserrat"/>
          <w:lang w:val="en-US"/>
        </w:rPr>
        <w:t xml:space="preserve"> Orases delivers working software for CLIENT review when features reach a demonstrable state. For larger features estimated across multiple sprints, sprint demos may not occur after each sprint. CLIENT receives written status updates after every sprint regardless of demo cadence.</w:t>
      </w:r>
    </w:p>
    <w:p w14:paraId="7F064717" w14:textId="06EDC7E0" w:rsidR="00EF548B" w:rsidRPr="00EF548B" w:rsidRDefault="00EF548B" w:rsidP="00EF548B">
      <w:pPr>
        <w:pStyle w:val="ListParagraph"/>
        <w:numPr>
          <w:ilvl w:val="1"/>
          <w:numId w:val="37"/>
        </w:numPr>
        <w:rPr>
          <w:rFonts w:ascii="Montserrat" w:eastAsia="Montserrat" w:hAnsi="Montserrat" w:cs="Montserrat"/>
          <w:b/>
          <w:bCs/>
          <w:lang w:val="en-US"/>
        </w:rPr>
      </w:pPr>
      <w:r w:rsidRPr="00EF548B">
        <w:rPr>
          <w:rFonts w:ascii="Montserrat" w:eastAsia="Montserrat" w:hAnsi="Montserrat" w:cs="Montserrat"/>
          <w:b/>
          <w:bCs/>
          <w:lang w:val="en-US"/>
        </w:rPr>
        <w:t xml:space="preserve">Sprint Duration: </w:t>
      </w:r>
      <w:r w:rsidRPr="00EF548B">
        <w:rPr>
          <w:rFonts w:ascii="Montserrat" w:eastAsia="Montserrat" w:hAnsi="Montserrat" w:cs="Montserrat"/>
          <w:lang w:val="en-US"/>
        </w:rPr>
        <w:t>2-week sprint</w:t>
      </w:r>
      <w:r>
        <w:rPr>
          <w:rFonts w:ascii="Montserrat" w:eastAsia="Montserrat" w:hAnsi="Montserrat" w:cs="Montserrat"/>
          <w:lang w:val="en-US"/>
        </w:rPr>
        <w:t>s</w:t>
      </w:r>
    </w:p>
    <w:p w14:paraId="2EDD846D" w14:textId="77777777" w:rsidR="00EF548B" w:rsidRPr="00EF548B" w:rsidRDefault="00EF548B" w:rsidP="00EF548B">
      <w:pPr>
        <w:pStyle w:val="ListParagraph"/>
        <w:numPr>
          <w:ilvl w:val="1"/>
          <w:numId w:val="37"/>
        </w:numPr>
        <w:rPr>
          <w:rFonts w:ascii="Montserrat" w:eastAsia="Montserrat" w:hAnsi="Montserrat" w:cs="Montserrat"/>
          <w:b/>
          <w:bCs/>
          <w:lang w:val="en-US"/>
        </w:rPr>
      </w:pPr>
      <w:r w:rsidRPr="00EF548B">
        <w:rPr>
          <w:rFonts w:ascii="Montserrat" w:eastAsia="Montserrat" w:hAnsi="Montserrat" w:cs="Montserrat"/>
          <w:b/>
          <w:bCs/>
          <w:lang w:val="en-US"/>
        </w:rPr>
        <w:t xml:space="preserve">Sprint Activities: </w:t>
      </w:r>
      <w:r w:rsidRPr="00EF548B">
        <w:rPr>
          <w:rFonts w:ascii="Montserrat" w:eastAsia="Montserrat" w:hAnsi="Montserrat" w:cs="Montserrat"/>
          <w:lang w:val="en-US"/>
        </w:rPr>
        <w:t>Sprint planning, daily standups, development, testing, sprint status updates</w:t>
      </w:r>
    </w:p>
    <w:p w14:paraId="4DAB16EF" w14:textId="74DE11DE" w:rsidR="00A72ED7" w:rsidRPr="00A72ED7" w:rsidRDefault="00EF548B" w:rsidP="00A72ED7">
      <w:pPr>
        <w:pStyle w:val="ListParagraph"/>
        <w:numPr>
          <w:ilvl w:val="2"/>
          <w:numId w:val="37"/>
        </w:numPr>
        <w:rPr>
          <w:rFonts w:ascii="Montserrat" w:eastAsia="Montserrat" w:hAnsi="Montserrat" w:cs="Montserrat"/>
          <w:i/>
          <w:iCs/>
          <w:lang w:val="en-US"/>
        </w:rPr>
      </w:pPr>
      <w:r w:rsidRPr="00EF548B">
        <w:rPr>
          <w:rFonts w:ascii="Montserrat" w:eastAsia="Montserrat" w:hAnsi="Montserrat" w:cs="Montserrat"/>
          <w:i/>
          <w:iCs/>
          <w:lang w:val="en-US"/>
        </w:rPr>
        <w:t xml:space="preserve">Note: Sprint Planning and Backlog Refinement are internal Orases activities focused on technical breakdown and sprint execution. CLIENT participates in separate prioritization and alignment meetings (see Section </w:t>
      </w:r>
      <w:r>
        <w:rPr>
          <w:rFonts w:ascii="Montserrat" w:eastAsia="Montserrat" w:hAnsi="Montserrat" w:cs="Montserrat"/>
          <w:i/>
          <w:iCs/>
          <w:lang w:val="en-US"/>
        </w:rPr>
        <w:t>2</w:t>
      </w:r>
      <w:r w:rsidRPr="00EF548B">
        <w:rPr>
          <w:rFonts w:ascii="Montserrat" w:eastAsia="Montserrat" w:hAnsi="Montserrat" w:cs="Montserrat"/>
          <w:i/>
          <w:iCs/>
          <w:lang w:val="en-US"/>
        </w:rPr>
        <w:t>.</w:t>
      </w:r>
      <w:r w:rsidR="008330E8">
        <w:rPr>
          <w:rFonts w:ascii="Montserrat" w:eastAsia="Montserrat" w:hAnsi="Montserrat" w:cs="Montserrat"/>
          <w:i/>
          <w:iCs/>
          <w:lang w:val="en-US"/>
        </w:rPr>
        <w:t>8</w:t>
      </w:r>
      <w:r w:rsidRPr="00EF548B">
        <w:rPr>
          <w:rFonts w:ascii="Montserrat" w:eastAsia="Montserrat" w:hAnsi="Montserrat" w:cs="Montserrat"/>
          <w:i/>
          <w:iCs/>
          <w:lang w:val="en-US"/>
        </w:rPr>
        <w:t>.1).</w:t>
      </w:r>
    </w:p>
    <w:p w14:paraId="70FBFC08" w14:textId="41DA10AA" w:rsidR="00EF548B" w:rsidRPr="00A72ED7" w:rsidRDefault="00305366" w:rsidP="0047631C">
      <w:pPr>
        <w:pStyle w:val="ListParagraph"/>
        <w:numPr>
          <w:ilvl w:val="1"/>
          <w:numId w:val="37"/>
        </w:numPr>
        <w:rPr>
          <w:rFonts w:ascii="Montserrat" w:eastAsia="Montserrat" w:hAnsi="Montserrat" w:cs="Montserrat"/>
          <w:b/>
          <w:bCs/>
          <w:lang w:val="en-US"/>
        </w:rPr>
      </w:pPr>
      <w:r w:rsidRPr="00EF548B">
        <w:rPr>
          <w:rFonts w:ascii="Montserrat" w:eastAsia="Montserrat" w:hAnsi="Montserrat" w:cs="Montserrat"/>
          <w:b/>
          <w:bCs/>
          <w:lang w:val="en-US"/>
        </w:rPr>
        <w:t>Demo Cadence:</w:t>
      </w:r>
      <w:r w:rsidRPr="00EF548B">
        <w:rPr>
          <w:rFonts w:ascii="Montserrat" w:eastAsia="Montserrat" w:hAnsi="Montserrat" w:cs="Montserrat"/>
          <w:lang w:val="en-US"/>
        </w:rPr>
        <w:t xml:space="preserve"> </w:t>
      </w:r>
      <w:r w:rsidR="00EF548B" w:rsidRPr="00EF548B">
        <w:rPr>
          <w:rFonts w:ascii="Montserrat" w:eastAsia="Montserrat" w:hAnsi="Montserrat" w:cs="Montserrat"/>
          <w:lang w:val="en-US"/>
        </w:rPr>
        <w:t>Demos</w:t>
      </w:r>
      <w:r w:rsidRPr="00EF548B">
        <w:rPr>
          <w:rFonts w:ascii="Montserrat" w:eastAsia="Montserrat" w:hAnsi="Montserrat" w:cs="Montserrat"/>
          <w:lang w:val="en-US"/>
        </w:rPr>
        <w:t xml:space="preserve"> scheduled when meaningful functionality is complete and ready for CLIENT review, typically aligned with completion of Epics or significant milestones</w:t>
      </w:r>
    </w:p>
    <w:p w14:paraId="35FA63E0" w14:textId="5815B1F4" w:rsidR="00A72ED7" w:rsidRDefault="00A72ED7" w:rsidP="00A72ED7">
      <w:pPr>
        <w:pStyle w:val="ListParagraph"/>
        <w:numPr>
          <w:ilvl w:val="0"/>
          <w:numId w:val="37"/>
        </w:numPr>
        <w:rPr>
          <w:rFonts w:ascii="Montserrat" w:eastAsia="Montserrat" w:hAnsi="Montserrat" w:cs="Montserrat"/>
          <w:b/>
          <w:bCs/>
          <w:lang w:val="en-US"/>
        </w:rPr>
      </w:pPr>
      <w:r>
        <w:rPr>
          <w:rFonts w:ascii="Montserrat" w:eastAsia="Montserrat" w:hAnsi="Montserrat" w:cs="Montserrat"/>
          <w:b/>
          <w:bCs/>
          <w:lang w:val="en-US"/>
        </w:rPr>
        <w:lastRenderedPageBreak/>
        <w:t>Phase 4: Deployment</w:t>
      </w:r>
    </w:p>
    <w:p w14:paraId="55C86209" w14:textId="17157B23" w:rsidR="00A72ED7" w:rsidRDefault="00A72ED7" w:rsidP="00A72ED7">
      <w:pPr>
        <w:pStyle w:val="ListParagraph"/>
        <w:numPr>
          <w:ilvl w:val="1"/>
          <w:numId w:val="37"/>
        </w:numPr>
        <w:rPr>
          <w:rFonts w:ascii="Montserrat" w:eastAsia="Montserrat" w:hAnsi="Montserrat" w:cs="Montserrat"/>
          <w:lang w:val="en-US"/>
        </w:rPr>
      </w:pPr>
      <w:r w:rsidRPr="00A72ED7">
        <w:rPr>
          <w:rFonts w:ascii="Montserrat" w:eastAsia="Montserrat" w:hAnsi="Montserrat" w:cs="Montserrat"/>
          <w:b/>
          <w:bCs/>
          <w:lang w:val="en-US"/>
        </w:rPr>
        <w:t>Approval:</w:t>
      </w:r>
      <w:r>
        <w:rPr>
          <w:rFonts w:ascii="Montserrat" w:eastAsia="Montserrat" w:hAnsi="Montserrat" w:cs="Montserrat"/>
          <w:lang w:val="en-US"/>
        </w:rPr>
        <w:t xml:space="preserve"> </w:t>
      </w:r>
      <w:r w:rsidRPr="00A72ED7">
        <w:rPr>
          <w:rFonts w:ascii="Montserrat" w:eastAsia="Montserrat" w:hAnsi="Montserrat" w:cs="Montserrat"/>
          <w:lang w:val="en-US"/>
        </w:rPr>
        <w:t>Upon completion of testing</w:t>
      </w:r>
      <w:r>
        <w:rPr>
          <w:rFonts w:ascii="Montserrat" w:eastAsia="Montserrat" w:hAnsi="Montserrat" w:cs="Montserrat"/>
          <w:lang w:val="en-US"/>
        </w:rPr>
        <w:t xml:space="preserve"> and with CLIENT approval</w:t>
      </w:r>
      <w:r w:rsidRPr="00A72ED7">
        <w:rPr>
          <w:rFonts w:ascii="Montserrat" w:eastAsia="Montserrat" w:hAnsi="Montserrat" w:cs="Montserrat"/>
          <w:lang w:val="en-US"/>
        </w:rPr>
        <w:t xml:space="preserve">, Orases will coordinate deployment of the applicable Release to the </w:t>
      </w:r>
      <w:r w:rsidR="00960C3E">
        <w:rPr>
          <w:rFonts w:ascii="Montserrat" w:eastAsia="Montserrat" w:hAnsi="Montserrat" w:cs="Montserrat"/>
          <w:lang w:val="en-US"/>
        </w:rPr>
        <w:t xml:space="preserve">final </w:t>
      </w:r>
      <w:r w:rsidRPr="00A72ED7">
        <w:rPr>
          <w:rFonts w:ascii="Montserrat" w:eastAsia="Montserrat" w:hAnsi="Montserrat" w:cs="Montserrat"/>
          <w:lang w:val="en-US"/>
        </w:rPr>
        <w:t>Production environment</w:t>
      </w:r>
      <w:r w:rsidR="00960C3E">
        <w:rPr>
          <w:rFonts w:ascii="Montserrat" w:eastAsia="Montserrat" w:hAnsi="Montserrat" w:cs="Montserrat"/>
          <w:lang w:val="en-US"/>
        </w:rPr>
        <w:t xml:space="preserve"> “Production”</w:t>
      </w:r>
      <w:r w:rsidRPr="00A72ED7">
        <w:rPr>
          <w:rFonts w:ascii="Montserrat" w:eastAsia="Montserrat" w:hAnsi="Montserrat" w:cs="Montserrat"/>
          <w:lang w:val="en-US"/>
        </w:rPr>
        <w:t xml:space="preserve">. </w:t>
      </w:r>
    </w:p>
    <w:p w14:paraId="1411A92F" w14:textId="481F0146" w:rsidR="00A72ED7" w:rsidRPr="00A72ED7" w:rsidRDefault="00A72ED7" w:rsidP="00A72ED7">
      <w:pPr>
        <w:pStyle w:val="ListParagraph"/>
        <w:numPr>
          <w:ilvl w:val="1"/>
          <w:numId w:val="37"/>
        </w:numPr>
        <w:rPr>
          <w:rFonts w:ascii="Montserrat" w:eastAsia="Montserrat" w:hAnsi="Montserrat" w:cs="Montserrat"/>
          <w:lang w:val="en-US"/>
        </w:rPr>
      </w:pPr>
      <w:r>
        <w:rPr>
          <w:rFonts w:ascii="Montserrat" w:eastAsia="Montserrat" w:hAnsi="Montserrat" w:cs="Montserrat"/>
          <w:b/>
          <w:bCs/>
          <w:lang w:val="en-US"/>
        </w:rPr>
        <w:t>Version Control:</w:t>
      </w:r>
      <w:r>
        <w:rPr>
          <w:rFonts w:ascii="Montserrat" w:eastAsia="Montserrat" w:hAnsi="Montserrat" w:cs="Montserrat"/>
          <w:lang w:val="en-US"/>
        </w:rPr>
        <w:t xml:space="preserve"> </w:t>
      </w:r>
      <w:r w:rsidRPr="00A72ED7">
        <w:rPr>
          <w:rFonts w:ascii="Montserrat" w:eastAsia="Montserrat" w:hAnsi="Montserrat" w:cs="Montserrat"/>
          <w:lang w:val="en-US"/>
        </w:rPr>
        <w:t>Orases utilizes industry-standard version control and branching methodologies to manage releases and maintain prior stable versions.</w:t>
      </w:r>
    </w:p>
    <w:p w14:paraId="7CB13A82" w14:textId="7979425D" w:rsidR="00A72ED7" w:rsidRPr="0047631C" w:rsidRDefault="00A72ED7" w:rsidP="00A72ED7">
      <w:pPr>
        <w:pStyle w:val="ListParagraph"/>
        <w:numPr>
          <w:ilvl w:val="1"/>
          <w:numId w:val="37"/>
        </w:numPr>
        <w:rPr>
          <w:rFonts w:ascii="Montserrat" w:eastAsia="Montserrat" w:hAnsi="Montserrat" w:cs="Montserrat"/>
          <w:b/>
          <w:bCs/>
          <w:lang w:val="en-US"/>
        </w:rPr>
      </w:pPr>
      <w:r>
        <w:rPr>
          <w:rFonts w:ascii="Montserrat" w:eastAsia="Montserrat" w:hAnsi="Montserrat" w:cs="Montserrat"/>
          <w:b/>
          <w:bCs/>
          <w:lang w:val="en-US"/>
        </w:rPr>
        <w:t xml:space="preserve">Rollback: </w:t>
      </w:r>
      <w:r w:rsidRPr="00A72ED7">
        <w:rPr>
          <w:rFonts w:ascii="Montserrat" w:eastAsia="Montserrat" w:hAnsi="Montserrat" w:cs="Montserrat"/>
          <w:lang w:val="en-US"/>
        </w:rPr>
        <w:t xml:space="preserve">In the event of a critical production issue attributable to the Release, Orases may perform a rollback to the most recent stable version, where technically feasible. </w:t>
      </w:r>
    </w:p>
    <w:p w14:paraId="222146CC" w14:textId="77777777" w:rsidR="00EF548B" w:rsidRPr="00EF548B" w:rsidRDefault="00EF548B" w:rsidP="00EF548B">
      <w:pPr>
        <w:ind w:left="0"/>
        <w:rPr>
          <w:rFonts w:ascii="Montserrat" w:eastAsia="Montserrat" w:hAnsi="Montserrat" w:cs="Montserrat"/>
          <w:b/>
          <w:bCs/>
          <w:lang w:val="en-US"/>
        </w:rPr>
      </w:pPr>
    </w:p>
    <w:p w14:paraId="0A475A8C" w14:textId="78C5AFE3" w:rsidR="004316AE" w:rsidRPr="00EF548B"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3</w:t>
      </w:r>
      <w:r w:rsidRPr="00EF548B">
        <w:rPr>
          <w:rFonts w:ascii="Montserrat" w:eastAsia="Montserrat" w:hAnsi="Montserrat" w:cs="Montserrat"/>
          <w:u w:val="single"/>
          <w:lang w:val="en-US" w:eastAsia="ja-JP"/>
        </w:rPr>
        <w:t xml:space="preserve"> Communication Model and Cadence</w:t>
      </w:r>
    </w:p>
    <w:p w14:paraId="63DDD57C" w14:textId="02A5650A"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will provide regular project communications to ensure visibility into progress, upcoming work, risks, and decisions required. Expected communications may include:</w:t>
      </w:r>
    </w:p>
    <w:tbl>
      <w:tblPr>
        <w:tblStyle w:val="TableGrid"/>
        <w:tblW w:w="0" w:type="auto"/>
        <w:tblInd w:w="-80" w:type="dxa"/>
        <w:tblLook w:val="04A0" w:firstRow="1" w:lastRow="0" w:firstColumn="1" w:lastColumn="0" w:noHBand="0" w:noVBand="1"/>
      </w:tblPr>
      <w:tblGrid>
        <w:gridCol w:w="1890"/>
        <w:gridCol w:w="1605"/>
        <w:gridCol w:w="1946"/>
        <w:gridCol w:w="1769"/>
        <w:gridCol w:w="3575"/>
      </w:tblGrid>
      <w:tr w:rsidR="00EF548B" w14:paraId="56916E81" w14:textId="77777777" w:rsidTr="00EF548B">
        <w:trPr>
          <w:trHeight w:val="494"/>
        </w:trPr>
        <w:tc>
          <w:tcPr>
            <w:tcW w:w="1890" w:type="dxa"/>
            <w:shd w:val="clear" w:color="auto" w:fill="D9D9D9" w:themeFill="background1" w:themeFillShade="D9"/>
            <w:vAlign w:val="center"/>
          </w:tcPr>
          <w:p w14:paraId="71FAF8E7" w14:textId="308E72D2"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Communication</w:t>
            </w:r>
          </w:p>
        </w:tc>
        <w:tc>
          <w:tcPr>
            <w:tcW w:w="1605" w:type="dxa"/>
            <w:shd w:val="clear" w:color="auto" w:fill="D9D9D9" w:themeFill="background1" w:themeFillShade="D9"/>
            <w:vAlign w:val="center"/>
          </w:tcPr>
          <w:p w14:paraId="442BA4A9" w14:textId="39163DF1"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Frequency</w:t>
            </w:r>
          </w:p>
        </w:tc>
        <w:tc>
          <w:tcPr>
            <w:tcW w:w="1946" w:type="dxa"/>
            <w:shd w:val="clear" w:color="auto" w:fill="D9D9D9" w:themeFill="background1" w:themeFillShade="D9"/>
            <w:vAlign w:val="center"/>
          </w:tcPr>
          <w:p w14:paraId="5958D311" w14:textId="255312FB"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Format</w:t>
            </w:r>
          </w:p>
        </w:tc>
        <w:tc>
          <w:tcPr>
            <w:tcW w:w="1769" w:type="dxa"/>
            <w:shd w:val="clear" w:color="auto" w:fill="D9D9D9" w:themeFill="background1" w:themeFillShade="D9"/>
            <w:vAlign w:val="center"/>
          </w:tcPr>
          <w:p w14:paraId="606802F6" w14:textId="0662C4F7"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Recipients</w:t>
            </w:r>
          </w:p>
        </w:tc>
        <w:tc>
          <w:tcPr>
            <w:tcW w:w="3575" w:type="dxa"/>
            <w:shd w:val="clear" w:color="auto" w:fill="D9D9D9" w:themeFill="background1" w:themeFillShade="D9"/>
            <w:vAlign w:val="center"/>
          </w:tcPr>
          <w:p w14:paraId="11467209" w14:textId="162AE943"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Purpose</w:t>
            </w:r>
          </w:p>
        </w:tc>
      </w:tr>
      <w:tr w:rsidR="00EF548B" w14:paraId="0D478E9C" w14:textId="77777777" w:rsidTr="00EF548B">
        <w:tc>
          <w:tcPr>
            <w:tcW w:w="1890" w:type="dxa"/>
            <w:vAlign w:val="center"/>
          </w:tcPr>
          <w:p w14:paraId="24491D49" w14:textId="0743654B"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b/>
                <w:bCs/>
                <w:lang w:val="en-US" w:eastAsia="ja-JP"/>
              </w:rPr>
              <w:t>Sprint Status Report</w:t>
            </w:r>
          </w:p>
        </w:tc>
        <w:tc>
          <w:tcPr>
            <w:tcW w:w="1605" w:type="dxa"/>
            <w:vAlign w:val="center"/>
          </w:tcPr>
          <w:p w14:paraId="23F54BDE" w14:textId="3F919955"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Every 2 weeks (end of sprint)</w:t>
            </w:r>
          </w:p>
        </w:tc>
        <w:tc>
          <w:tcPr>
            <w:tcW w:w="1946" w:type="dxa"/>
            <w:vAlign w:val="center"/>
          </w:tcPr>
          <w:p w14:paraId="146C4F07" w14:textId="186E5683"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Written (</w:t>
            </w:r>
            <w:r>
              <w:rPr>
                <w:rFonts w:ascii="Montserrat" w:eastAsia="Montserrat" w:hAnsi="Montserrat" w:cs="Montserrat"/>
                <w:lang w:val="en-US" w:eastAsia="ja-JP"/>
              </w:rPr>
              <w:t>E</w:t>
            </w:r>
            <w:r w:rsidRPr="00EF548B">
              <w:rPr>
                <w:rFonts w:ascii="Montserrat" w:eastAsia="Montserrat" w:hAnsi="Montserrat" w:cs="Montserrat"/>
                <w:lang w:val="en-US" w:eastAsia="ja-JP"/>
              </w:rPr>
              <w:t>mail/Confluence)</w:t>
            </w:r>
          </w:p>
        </w:tc>
        <w:tc>
          <w:tcPr>
            <w:tcW w:w="1769" w:type="dxa"/>
            <w:vAlign w:val="center"/>
          </w:tcPr>
          <w:p w14:paraId="6E1C681E" w14:textId="6075D580"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 Product Owner, Stakeholders</w:t>
            </w:r>
          </w:p>
        </w:tc>
        <w:tc>
          <w:tcPr>
            <w:tcW w:w="3575" w:type="dxa"/>
            <w:vAlign w:val="center"/>
          </w:tcPr>
          <w:p w14:paraId="52D33FE8" w14:textId="238C8C68"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Progress update, completed work, upcoming work, risks, blockers</w:t>
            </w:r>
          </w:p>
        </w:tc>
      </w:tr>
      <w:tr w:rsidR="00EF548B" w14:paraId="4F2BF79C" w14:textId="77777777" w:rsidTr="00EF548B">
        <w:tc>
          <w:tcPr>
            <w:tcW w:w="1890" w:type="dxa"/>
            <w:vAlign w:val="center"/>
          </w:tcPr>
          <w:p w14:paraId="0D36BCA9" w14:textId="24BE9510"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b/>
                <w:bCs/>
                <w:lang w:val="en-US" w:eastAsia="ja-JP"/>
              </w:rPr>
              <w:t>Demo</w:t>
            </w:r>
          </w:p>
        </w:tc>
        <w:tc>
          <w:tcPr>
            <w:tcW w:w="1605" w:type="dxa"/>
            <w:vAlign w:val="center"/>
          </w:tcPr>
          <w:p w14:paraId="07F04589" w14:textId="4C7B1203"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As needed (when features complete)</w:t>
            </w:r>
          </w:p>
        </w:tc>
        <w:tc>
          <w:tcPr>
            <w:tcW w:w="1946" w:type="dxa"/>
            <w:vAlign w:val="center"/>
          </w:tcPr>
          <w:p w14:paraId="27A85DB5" w14:textId="286EE132"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Meeting (1 hour)</w:t>
            </w:r>
          </w:p>
        </w:tc>
        <w:tc>
          <w:tcPr>
            <w:tcW w:w="1769" w:type="dxa"/>
            <w:vAlign w:val="center"/>
          </w:tcPr>
          <w:p w14:paraId="355A4DDD" w14:textId="6EC9AEC2"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 Product Owner, Stakeholders</w:t>
            </w:r>
          </w:p>
        </w:tc>
        <w:tc>
          <w:tcPr>
            <w:tcW w:w="3575" w:type="dxa"/>
            <w:vAlign w:val="center"/>
          </w:tcPr>
          <w:p w14:paraId="6469F013" w14:textId="4A424A07"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Live demonstration of working features</w:t>
            </w:r>
          </w:p>
        </w:tc>
      </w:tr>
      <w:tr w:rsidR="00EF548B" w14:paraId="569A6827" w14:textId="77777777" w:rsidTr="00EF548B">
        <w:tc>
          <w:tcPr>
            <w:tcW w:w="1890" w:type="dxa"/>
            <w:vAlign w:val="center"/>
          </w:tcPr>
          <w:p w14:paraId="64C6F0B7" w14:textId="3D65E6E5"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b/>
                <w:bCs/>
                <w:lang w:val="en-US" w:eastAsia="ja-JP"/>
              </w:rPr>
              <w:t xml:space="preserve">Monthly Stakeholder </w:t>
            </w:r>
            <w:r>
              <w:rPr>
                <w:rFonts w:ascii="Montserrat" w:eastAsia="Montserrat" w:hAnsi="Montserrat" w:cs="Montserrat"/>
                <w:b/>
                <w:bCs/>
                <w:lang w:val="en-US" w:eastAsia="ja-JP"/>
              </w:rPr>
              <w:t>Meeting</w:t>
            </w:r>
          </w:p>
        </w:tc>
        <w:tc>
          <w:tcPr>
            <w:tcW w:w="1605" w:type="dxa"/>
            <w:vAlign w:val="center"/>
          </w:tcPr>
          <w:p w14:paraId="3F0D7C8A" w14:textId="74506564"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Monthly</w:t>
            </w:r>
          </w:p>
        </w:tc>
        <w:tc>
          <w:tcPr>
            <w:tcW w:w="1946" w:type="dxa"/>
            <w:vAlign w:val="center"/>
          </w:tcPr>
          <w:p w14:paraId="036F8EBB" w14:textId="4B4EA48A"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Meeting (1 hour)</w:t>
            </w:r>
          </w:p>
        </w:tc>
        <w:tc>
          <w:tcPr>
            <w:tcW w:w="1769" w:type="dxa"/>
            <w:vAlign w:val="center"/>
          </w:tcPr>
          <w:p w14:paraId="05349C09" w14:textId="457FCC87"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 Product Owner, Executive Sponsors</w:t>
            </w:r>
          </w:p>
        </w:tc>
        <w:tc>
          <w:tcPr>
            <w:tcW w:w="3575" w:type="dxa"/>
            <w:vAlign w:val="center"/>
          </w:tcPr>
          <w:p w14:paraId="4E52B945" w14:textId="0FE1B0D1"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Strategic alignment, milestone progress, budget/timeline status, major decisions</w:t>
            </w:r>
          </w:p>
        </w:tc>
      </w:tr>
      <w:tr w:rsidR="00EF548B" w14:paraId="08843C81" w14:textId="77777777" w:rsidTr="00EF548B">
        <w:tc>
          <w:tcPr>
            <w:tcW w:w="1890" w:type="dxa"/>
            <w:vAlign w:val="center"/>
          </w:tcPr>
          <w:p w14:paraId="7C9A8312" w14:textId="60490EBA" w:rsidR="00EF548B" w:rsidRPr="00EF548B" w:rsidRDefault="00EF548B" w:rsidP="00EF548B">
            <w:pPr>
              <w:spacing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Ad-Hoc Technical Sync</w:t>
            </w:r>
          </w:p>
        </w:tc>
        <w:tc>
          <w:tcPr>
            <w:tcW w:w="1605" w:type="dxa"/>
            <w:vAlign w:val="center"/>
          </w:tcPr>
          <w:p w14:paraId="4EA340C0" w14:textId="6DC6D660"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As needed</w:t>
            </w:r>
          </w:p>
        </w:tc>
        <w:tc>
          <w:tcPr>
            <w:tcW w:w="1946" w:type="dxa"/>
            <w:vAlign w:val="center"/>
          </w:tcPr>
          <w:p w14:paraId="67F7DF4A" w14:textId="001B14CB"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Meeting or Emails</w:t>
            </w:r>
          </w:p>
        </w:tc>
        <w:tc>
          <w:tcPr>
            <w:tcW w:w="1769" w:type="dxa"/>
            <w:vAlign w:val="center"/>
          </w:tcPr>
          <w:p w14:paraId="0314EDE0" w14:textId="5F605361"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CLIENT/Orases Team</w:t>
            </w:r>
          </w:p>
        </w:tc>
        <w:tc>
          <w:tcPr>
            <w:tcW w:w="3575" w:type="dxa"/>
            <w:vAlign w:val="center"/>
          </w:tcPr>
          <w:p w14:paraId="54F650BD" w14:textId="0D6B9804"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Integration questions, technical blockers, architecture decisions</w:t>
            </w:r>
          </w:p>
        </w:tc>
      </w:tr>
    </w:tbl>
    <w:p w14:paraId="76281D06" w14:textId="259DB173" w:rsidR="004316AE" w:rsidRPr="00EF548B" w:rsidRDefault="00EF548B" w:rsidP="00EF548B">
      <w:pPr>
        <w:spacing w:after="200"/>
        <w:ind w:left="0"/>
        <w:rPr>
          <w:rFonts w:ascii="Montserrat" w:eastAsia="Montserrat" w:hAnsi="Montserrat" w:cs="Montserrat"/>
          <w:lang w:val="en-US" w:eastAsia="ja-JP"/>
        </w:rPr>
      </w:pPr>
      <w:r>
        <w:rPr>
          <w:rFonts w:ascii="Montserrat" w:eastAsia="Montserrat" w:hAnsi="Montserrat" w:cs="Montserrat"/>
          <w:lang w:val="en-US" w:eastAsia="ja-JP"/>
        </w:rPr>
        <w:br/>
      </w:r>
      <w:r w:rsidR="004316AE" w:rsidRPr="00EF548B">
        <w:rPr>
          <w:rFonts w:ascii="Montserrat" w:eastAsia="Montserrat" w:hAnsi="Montserrat" w:cs="Montserrat"/>
          <w:lang w:val="en-US" w:eastAsia="ja-JP"/>
        </w:rPr>
        <w:t>The specific meeting cadence and formats may vary by project phase and CLIENT availability and may be adjusted by mutual agreement.</w:t>
      </w:r>
    </w:p>
    <w:p w14:paraId="01514119" w14:textId="1536DB88" w:rsidR="004316AE" w:rsidRPr="00EF548B"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4</w:t>
      </w:r>
      <w:r w:rsidRPr="00EF548B">
        <w:rPr>
          <w:rFonts w:ascii="Montserrat" w:eastAsia="Montserrat" w:hAnsi="Montserrat" w:cs="Montserrat"/>
          <w:u w:val="single"/>
          <w:lang w:val="en-US" w:eastAsia="ja-JP"/>
        </w:rPr>
        <w:t xml:space="preserve"> Key Roles and Resource Allocation</w:t>
      </w:r>
    </w:p>
    <w:p w14:paraId="67C4DC1E" w14:textId="3357C0BC"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will assign resources appropriate to the scope and complexity of the Project. Anticipated roles may include:</w:t>
      </w:r>
    </w:p>
    <w:p w14:paraId="05A73E27" w14:textId="4296D86C" w:rsidR="004316AE" w:rsidRPr="00EF548B" w:rsidRDefault="00A0231C" w:rsidP="004316AE">
      <w:pPr>
        <w:pStyle w:val="ListParagraph"/>
        <w:numPr>
          <w:ilvl w:val="0"/>
          <w:numId w:val="22"/>
        </w:numPr>
        <w:spacing w:after="200"/>
        <w:rPr>
          <w:rFonts w:ascii="Montserrat" w:eastAsia="Montserrat" w:hAnsi="Montserrat" w:cs="Montserrat"/>
          <w:lang w:val="en-US"/>
        </w:rPr>
      </w:pPr>
      <w:r w:rsidRPr="00EF548B">
        <w:rPr>
          <w:rFonts w:ascii="Montserrat" w:eastAsia="Montserrat" w:hAnsi="Montserrat" w:cs="Montserrat"/>
          <w:lang w:val="en-US"/>
        </w:rPr>
        <w:t xml:space="preserve">Consultant </w:t>
      </w:r>
      <w:r w:rsidR="00EF548B">
        <w:rPr>
          <w:rFonts w:ascii="Montserrat" w:eastAsia="Montserrat" w:hAnsi="Montserrat" w:cs="Montserrat"/>
          <w:lang w:eastAsia="en-US"/>
        </w:rPr>
        <w:t>Product Manager</w:t>
      </w:r>
      <w:r w:rsidR="0047631C">
        <w:rPr>
          <w:rFonts w:ascii="Montserrat" w:eastAsia="Montserrat" w:hAnsi="Montserrat" w:cs="Montserrat"/>
          <w:lang w:eastAsia="en-US"/>
        </w:rPr>
        <w:t xml:space="preserve"> “Product Manager”</w:t>
      </w:r>
      <w:r w:rsidR="00EF548B" w:rsidRPr="00EF548B">
        <w:rPr>
          <w:rFonts w:ascii="Montserrat" w:eastAsia="Montserrat" w:hAnsi="Montserrat" w:cs="Montserrat"/>
          <w:lang w:eastAsia="en-US"/>
        </w:rPr>
        <w:t xml:space="preserve"> </w:t>
      </w:r>
      <w:r w:rsidR="004316AE" w:rsidRPr="00EF548B">
        <w:rPr>
          <w:rFonts w:ascii="Montserrat" w:eastAsia="Montserrat" w:hAnsi="Montserrat" w:cs="Montserrat"/>
          <w:lang w:val="en-US"/>
        </w:rPr>
        <w:t>– overall delivery accountability, CLIENT coordination, prioritization support</w:t>
      </w:r>
      <w:r w:rsidR="00EF548B">
        <w:rPr>
          <w:rFonts w:ascii="Montserrat" w:eastAsia="Montserrat" w:hAnsi="Montserrat" w:cs="Montserrat"/>
          <w:lang w:val="en-US"/>
        </w:rPr>
        <w:t xml:space="preserve"> (Key role)</w:t>
      </w:r>
    </w:p>
    <w:p w14:paraId="3045CAB4" w14:textId="455C9986" w:rsidR="004316AE" w:rsidRDefault="004316AE" w:rsidP="004316AE">
      <w:pPr>
        <w:pStyle w:val="ListParagraph"/>
        <w:numPr>
          <w:ilvl w:val="0"/>
          <w:numId w:val="22"/>
        </w:numPr>
        <w:spacing w:after="200"/>
        <w:rPr>
          <w:rFonts w:ascii="Montserrat" w:eastAsia="Montserrat" w:hAnsi="Montserrat" w:cs="Montserrat"/>
          <w:lang w:val="en-US"/>
        </w:rPr>
      </w:pPr>
      <w:r w:rsidRPr="00EF548B">
        <w:rPr>
          <w:rFonts w:ascii="Montserrat" w:eastAsia="Montserrat" w:hAnsi="Montserrat" w:cs="Montserrat"/>
          <w:lang w:val="en-US"/>
        </w:rPr>
        <w:t>Project Manager – schedule, budget tracking, reporting, and risk coordination</w:t>
      </w:r>
      <w:r w:rsidR="00EF548B">
        <w:rPr>
          <w:rFonts w:ascii="Montserrat" w:eastAsia="Montserrat" w:hAnsi="Montserrat" w:cs="Montserrat"/>
          <w:lang w:val="en-US"/>
        </w:rPr>
        <w:t xml:space="preserve"> (Key </w:t>
      </w:r>
      <w:commentRangeStart w:id="85"/>
      <w:commentRangeStart w:id="86"/>
      <w:r w:rsidR="00EF548B">
        <w:rPr>
          <w:rFonts w:ascii="Montserrat" w:eastAsia="Montserrat" w:hAnsi="Montserrat" w:cs="Montserrat"/>
          <w:lang w:val="en-US"/>
        </w:rPr>
        <w:t>Role</w:t>
      </w:r>
      <w:commentRangeEnd w:id="85"/>
      <w:r w:rsidR="00BE3D73">
        <w:rPr>
          <w:rStyle w:val="CommentReference"/>
          <w:rFonts w:ascii="Montserrat" w:eastAsia="Montserrat" w:hAnsi="Montserrat" w:cs="Montserrat"/>
          <w:sz w:val="18"/>
          <w:szCs w:val="18"/>
          <w:lang w:val="en-US"/>
        </w:rPr>
        <w:commentReference w:id="85"/>
      </w:r>
      <w:commentRangeEnd w:id="86"/>
      <w:r>
        <w:rPr>
          <w:rStyle w:val="CommentReference"/>
          <w:rFonts w:ascii="Montserrat" w:eastAsia="Montserrat" w:hAnsi="Montserrat" w:cs="Montserrat"/>
          <w:sz w:val="18"/>
          <w:szCs w:val="18"/>
          <w:lang w:val="en-US"/>
        </w:rPr>
        <w:commentReference w:id="86"/>
      </w:r>
      <w:r w:rsidR="00EF548B">
        <w:rPr>
          <w:rFonts w:ascii="Montserrat" w:eastAsia="Montserrat" w:hAnsi="Montserrat" w:cs="Montserrat"/>
          <w:lang w:val="en-US"/>
        </w:rPr>
        <w:t>)</w:t>
      </w:r>
    </w:p>
    <w:p w14:paraId="58DCEA4F" w14:textId="6A8DA1EE" w:rsidR="00EF548B" w:rsidRPr="00EF548B" w:rsidRDefault="00EF548B" w:rsidP="00EF548B">
      <w:pPr>
        <w:pStyle w:val="ListParagraph"/>
        <w:numPr>
          <w:ilvl w:val="0"/>
          <w:numId w:val="22"/>
        </w:numPr>
        <w:spacing w:after="200"/>
        <w:rPr>
          <w:rFonts w:ascii="Montserrat" w:eastAsia="Montserrat" w:hAnsi="Montserrat" w:cs="Montserrat"/>
          <w:lang w:val="en-US"/>
        </w:rPr>
      </w:pPr>
      <w:r w:rsidRPr="00EF548B">
        <w:rPr>
          <w:rFonts w:ascii="Montserrat" w:eastAsia="Montserrat" w:hAnsi="Montserrat" w:cs="Montserrat"/>
          <w:lang w:val="en-US"/>
        </w:rPr>
        <w:lastRenderedPageBreak/>
        <w:t>Business Analyst</w:t>
      </w:r>
      <w:r>
        <w:rPr>
          <w:rFonts w:ascii="Montserrat" w:eastAsia="Montserrat" w:hAnsi="Montserrat" w:cs="Montserrat"/>
          <w:lang w:val="en-US"/>
        </w:rPr>
        <w:t xml:space="preserve"> - </w:t>
      </w:r>
      <w:r w:rsidRPr="00EF548B">
        <w:rPr>
          <w:rFonts w:ascii="Montserrat" w:eastAsia="Montserrat" w:hAnsi="Montserrat" w:cs="Montserrat"/>
          <w:lang w:val="en-US"/>
        </w:rPr>
        <w:t>Elicits and documents requirements, supports backlog refinement and prioritization, and coordinates UAT and acceptance activities.</w:t>
      </w:r>
    </w:p>
    <w:p w14:paraId="7D967158" w14:textId="4F73F902" w:rsidR="004316AE" w:rsidRPr="00EF548B" w:rsidRDefault="004316AE" w:rsidP="004316AE">
      <w:pPr>
        <w:pStyle w:val="ListParagraph"/>
        <w:numPr>
          <w:ilvl w:val="0"/>
          <w:numId w:val="22"/>
        </w:numPr>
        <w:spacing w:after="200"/>
        <w:rPr>
          <w:rFonts w:ascii="Montserrat" w:eastAsia="Montserrat" w:hAnsi="Montserrat" w:cs="Montserrat"/>
          <w:lang w:val="en-US"/>
        </w:rPr>
      </w:pPr>
      <w:r w:rsidRPr="00EF548B">
        <w:rPr>
          <w:rFonts w:ascii="Montserrat" w:eastAsia="Montserrat" w:hAnsi="Montserrat" w:cs="Montserrat"/>
          <w:lang w:val="en-US"/>
        </w:rPr>
        <w:t>Technical Lead – solution architecture, technical oversight, code quality</w:t>
      </w:r>
      <w:r w:rsidR="00EF548B">
        <w:rPr>
          <w:rFonts w:ascii="Montserrat" w:eastAsia="Montserrat" w:hAnsi="Montserrat" w:cs="Montserrat"/>
          <w:lang w:val="en-US"/>
        </w:rPr>
        <w:t xml:space="preserve"> (Key Role)</w:t>
      </w:r>
    </w:p>
    <w:p w14:paraId="000D375E" w14:textId="57D86711" w:rsidR="004316AE" w:rsidRDefault="004316AE" w:rsidP="00DD11E3">
      <w:pPr>
        <w:pStyle w:val="ListParagraph"/>
        <w:numPr>
          <w:ilvl w:val="0"/>
          <w:numId w:val="22"/>
        </w:numPr>
        <w:spacing w:after="200"/>
        <w:rPr>
          <w:rFonts w:ascii="Montserrat" w:eastAsia="Montserrat" w:hAnsi="Montserrat" w:cs="Montserrat"/>
          <w:lang w:val="en-US"/>
        </w:rPr>
      </w:pPr>
      <w:r w:rsidRPr="00EF548B">
        <w:rPr>
          <w:rFonts w:ascii="Montserrat" w:eastAsia="Montserrat" w:hAnsi="Montserrat" w:cs="Montserrat"/>
          <w:lang w:val="en-US"/>
        </w:rPr>
        <w:t>Developers and QA Resources – implementation and testing activities</w:t>
      </w:r>
    </w:p>
    <w:p w14:paraId="490D3CDA" w14:textId="06D08575" w:rsidR="006B6ED5" w:rsidRPr="00EF548B" w:rsidRDefault="006B6ED5" w:rsidP="00DD11E3">
      <w:pPr>
        <w:pStyle w:val="ListParagraph"/>
        <w:numPr>
          <w:ilvl w:val="0"/>
          <w:numId w:val="22"/>
        </w:numPr>
        <w:spacing w:after="200"/>
        <w:rPr>
          <w:rFonts w:ascii="Montserrat" w:eastAsia="Montserrat" w:hAnsi="Montserrat" w:cs="Montserrat"/>
          <w:lang w:val="en-US"/>
        </w:rPr>
      </w:pPr>
      <w:r>
        <w:rPr>
          <w:rFonts w:ascii="Montserrat" w:eastAsia="Montserrat" w:hAnsi="Montserrat" w:cs="Montserrat"/>
          <w:lang w:val="en-US"/>
        </w:rPr>
        <w:t>Product Design</w:t>
      </w:r>
      <w:r w:rsidR="004E4F96">
        <w:rPr>
          <w:rFonts w:ascii="Montserrat" w:eastAsia="Montserrat" w:hAnsi="Montserrat" w:cs="Montserrat"/>
          <w:lang w:val="en-US"/>
        </w:rPr>
        <w:t>er</w:t>
      </w:r>
      <w:r>
        <w:rPr>
          <w:rFonts w:ascii="Montserrat" w:eastAsia="Montserrat" w:hAnsi="Montserrat" w:cs="Montserrat"/>
          <w:lang w:val="en-US"/>
        </w:rPr>
        <w:t xml:space="preserve"> –</w:t>
      </w:r>
      <w:r w:rsidR="00960C3E">
        <w:rPr>
          <w:rFonts w:ascii="Montserrat" w:eastAsia="Montserrat" w:hAnsi="Montserrat" w:cs="Montserrat"/>
          <w:lang w:val="en-US"/>
        </w:rPr>
        <w:t xml:space="preserve"> </w:t>
      </w:r>
      <w:r>
        <w:rPr>
          <w:rFonts w:ascii="Montserrat" w:eastAsia="Montserrat" w:hAnsi="Montserrat" w:cs="Montserrat"/>
          <w:lang w:val="en-US"/>
        </w:rPr>
        <w:t>Design activities (as needed)</w:t>
      </w:r>
    </w:p>
    <w:p w14:paraId="43C7D341" w14:textId="0F8A2900" w:rsidR="004316AE" w:rsidRPr="00EF548B" w:rsidRDefault="00EF548B" w:rsidP="00EF548B">
      <w:pPr>
        <w:spacing w:after="200"/>
        <w:rPr>
          <w:rFonts w:ascii="Montserrat" w:eastAsia="Montserrat" w:hAnsi="Montserrat" w:cs="Montserrat"/>
          <w:lang w:val="en-US" w:eastAsia="ja-JP"/>
        </w:rPr>
      </w:pPr>
      <w:r w:rsidRPr="00EF548B">
        <w:rPr>
          <w:rFonts w:ascii="Montserrat" w:eastAsia="Montserrat" w:hAnsi="Montserrat" w:cs="Montserrat"/>
          <w:b/>
          <w:bCs/>
          <w:lang w:val="en-US" w:eastAsia="ja-JP"/>
        </w:rPr>
        <w:t>Note:</w:t>
      </w:r>
      <w:r w:rsidRPr="00EF548B">
        <w:rPr>
          <w:rFonts w:ascii="Montserrat" w:eastAsia="Montserrat" w:hAnsi="Montserrat" w:cs="Montserrat"/>
          <w:lang w:val="en-US" w:eastAsia="ja-JP"/>
        </w:rPr>
        <w:t xml:space="preserve"> </w:t>
      </w:r>
      <w:r w:rsidR="004316AE" w:rsidRPr="00EF548B">
        <w:rPr>
          <w:rFonts w:ascii="Montserrat" w:eastAsia="Montserrat" w:hAnsi="Montserrat" w:cs="Montserrat"/>
          <w:lang w:val="en-US" w:eastAsia="ja-JP"/>
        </w:rPr>
        <w:t>For critical roles, Orases may identify named resources at or following project kickoff. Resource allocation levels are estimates and may fluctuate over time based on project needs and CLIENT priorities.</w:t>
      </w:r>
    </w:p>
    <w:p w14:paraId="77F956CD" w14:textId="766E6E07" w:rsidR="004316AE" w:rsidRPr="00EF548B" w:rsidRDefault="004316AE" w:rsidP="00EF548B">
      <w:pPr>
        <w:rPr>
          <w:rFonts w:ascii="Montserrat" w:eastAsia="Montserrat" w:hAnsi="Montserrat" w:cs="Montserrat"/>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5</w:t>
      </w:r>
      <w:r w:rsidRPr="00EF548B">
        <w:rPr>
          <w:rFonts w:ascii="Montserrat" w:eastAsia="Montserrat" w:hAnsi="Montserrat" w:cs="Montserrat"/>
          <w:u w:val="single"/>
          <w:lang w:val="en-US" w:eastAsia="ja-JP"/>
        </w:rPr>
        <w:t xml:space="preserve"> Resource Substitution and Replacement</w:t>
      </w:r>
    </w:p>
    <w:p w14:paraId="28C6069A" w14:textId="06149CD8" w:rsidR="004316AE" w:rsidRPr="00EF548B" w:rsidRDefault="004316AE" w:rsidP="002D7CAB">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may substitute project resources as needed to support continuity of delivery, provided that replacement resources have comparable skills and experience</w:t>
      </w:r>
      <w:r w:rsidR="002D7CAB" w:rsidRPr="00EF548B">
        <w:rPr>
          <w:rFonts w:ascii="Montserrat" w:eastAsia="Montserrat" w:hAnsi="Montserrat" w:cs="Montserrat"/>
          <w:lang w:val="en-US" w:eastAsia="ja-JP"/>
        </w:rPr>
        <w:t xml:space="preserve">. </w:t>
      </w:r>
      <w:r w:rsidRPr="00EF548B">
        <w:rPr>
          <w:rFonts w:ascii="Montserrat" w:eastAsia="Montserrat" w:hAnsi="Montserrat" w:cs="Montserrat"/>
          <w:lang w:val="en-US" w:eastAsia="ja-JP"/>
        </w:rPr>
        <w:t>Key role substitutions will be communicated to CLIENT in advance when reasonably practicable.</w:t>
      </w:r>
      <w:r w:rsidR="002D7CAB" w:rsidRPr="00EF548B">
        <w:rPr>
          <w:rFonts w:ascii="Montserrat" w:eastAsia="Montserrat" w:hAnsi="Montserrat" w:cs="Montserrat"/>
          <w:lang w:val="en-US" w:eastAsia="ja-JP"/>
        </w:rPr>
        <w:t xml:space="preserve"> </w:t>
      </w:r>
      <w:r w:rsidRPr="00EF548B">
        <w:rPr>
          <w:rFonts w:ascii="Montserrat" w:eastAsia="Montserrat" w:hAnsi="Montserrat" w:cs="Montserrat"/>
          <w:lang w:val="en-US" w:eastAsia="ja-JP"/>
        </w:rPr>
        <w:t xml:space="preserve">Non-key role substitutions may occur without prior </w:t>
      </w:r>
      <w:r w:rsidR="009058FD" w:rsidRPr="00EF548B">
        <w:rPr>
          <w:rFonts w:ascii="Montserrat" w:eastAsia="Montserrat" w:hAnsi="Montserrat" w:cs="Montserrat"/>
          <w:lang w:val="en-US" w:eastAsia="ja-JP"/>
        </w:rPr>
        <w:t xml:space="preserve">communication </w:t>
      </w:r>
      <w:r w:rsidRPr="00EF548B">
        <w:rPr>
          <w:rFonts w:ascii="Montserrat" w:eastAsia="Montserrat" w:hAnsi="Montserrat" w:cs="Montserrat"/>
          <w:lang w:val="en-US" w:eastAsia="ja-JP"/>
        </w:rPr>
        <w:t>and will be reflected in project reporting.</w:t>
      </w:r>
      <w:r w:rsidR="002D7CAB" w:rsidRPr="00EF548B">
        <w:rPr>
          <w:rFonts w:ascii="Montserrat" w:eastAsia="Montserrat" w:hAnsi="Montserrat" w:cs="Montserrat"/>
          <w:lang w:val="en-US" w:eastAsia="ja-JP"/>
        </w:rPr>
        <w:t xml:space="preserve"> </w:t>
      </w:r>
      <w:r w:rsidRPr="00EF548B">
        <w:rPr>
          <w:rFonts w:ascii="Montserrat" w:eastAsia="Montserrat" w:hAnsi="Montserrat" w:cs="Montserrat"/>
          <w:lang w:val="en-US" w:eastAsia="ja-JP"/>
        </w:rPr>
        <w:t>Unplanned substitutions due to illness, attrition, or other circumstances will be communicated promptly.</w:t>
      </w:r>
    </w:p>
    <w:p w14:paraId="78ED869E" w14:textId="73E66C23" w:rsidR="004316AE" w:rsidRPr="00EF548B"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6</w:t>
      </w:r>
      <w:r w:rsidRPr="00EF548B">
        <w:rPr>
          <w:rFonts w:ascii="Montserrat" w:eastAsia="Montserrat" w:hAnsi="Montserrat" w:cs="Montserrat"/>
          <w:u w:val="single"/>
          <w:lang w:val="en-US" w:eastAsia="ja-JP"/>
        </w:rPr>
        <w:t xml:space="preserve"> Risk Management</w:t>
      </w:r>
    </w:p>
    <w:p w14:paraId="65D69F3F" w14:textId="6216B504" w:rsidR="004316AE"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will actively identify, monitor, and communicate project risks, including those related to scope clarity, dependencies, CLIENT availability, and technical complexity. Material risks impacting timeline, cost, or delivery expectations will be surfaced to CLIENT and discussed collaboratively. Mitigation strategies may include re-prioritization, scope adjustments, or changes to delivery approach.</w:t>
      </w:r>
    </w:p>
    <w:p w14:paraId="55587CC2" w14:textId="77777777" w:rsidR="00D93029" w:rsidRDefault="00D93029" w:rsidP="00D93029">
      <w:pPr>
        <w:rPr>
          <w:rFonts w:ascii="Montserrat" w:eastAsia="Montserrat" w:hAnsi="Montserrat" w:cs="Montserrat"/>
          <w:lang w:val="en-US"/>
        </w:rPr>
      </w:pPr>
      <w:r w:rsidRPr="784BC8A7">
        <w:rPr>
          <w:rFonts w:ascii="Montserrat" w:eastAsia="Montserrat" w:hAnsi="Montserrat" w:cs="Montserrat"/>
          <w:lang w:val="en-US"/>
        </w:rPr>
        <w:t xml:space="preserve">If Orases </w:t>
      </w:r>
      <w:r>
        <w:rPr>
          <w:rFonts w:ascii="Montserrat" w:eastAsia="Montserrat" w:hAnsi="Montserrat" w:cs="Montserrat"/>
          <w:lang w:val="en-US"/>
        </w:rPr>
        <w:t xml:space="preserve">materially </w:t>
      </w:r>
      <w:commentRangeStart w:id="87"/>
      <w:commentRangeStart w:id="88"/>
      <w:commentRangeStart w:id="89"/>
      <w:commentRangeStart w:id="90"/>
      <w:r w:rsidRPr="784BC8A7">
        <w:rPr>
          <w:rFonts w:ascii="Montserrat" w:eastAsia="Montserrat" w:hAnsi="Montserrat" w:cs="Montserrat"/>
          <w:lang w:val="en-US"/>
        </w:rPr>
        <w:t xml:space="preserve">fails to meet </w:t>
      </w:r>
      <w:commentRangeEnd w:id="87"/>
      <w:r w:rsidRPr="784BC8A7">
        <w:rPr>
          <w:rStyle w:val="CommentReference"/>
          <w:rFonts w:ascii="Montserrat" w:eastAsia="Montserrat" w:hAnsi="Montserrat" w:cs="Montserrat"/>
          <w:sz w:val="18"/>
          <w:szCs w:val="18"/>
          <w:lang w:val="en-US"/>
        </w:rPr>
        <w:commentReference w:id="87"/>
      </w:r>
      <w:commentRangeEnd w:id="88"/>
      <w:r w:rsidR="00FA773B" w:rsidRPr="784BC8A7">
        <w:rPr>
          <w:rStyle w:val="CommentReference"/>
          <w:rFonts w:ascii="Montserrat" w:eastAsia="Montserrat" w:hAnsi="Montserrat" w:cs="Montserrat"/>
          <w:sz w:val="18"/>
          <w:szCs w:val="18"/>
          <w:lang w:val="en-US"/>
        </w:rPr>
        <w:commentReference w:id="88"/>
      </w:r>
      <w:commentRangeEnd w:id="89"/>
      <w:r w:rsidR="00DC3053" w:rsidRPr="784BC8A7">
        <w:rPr>
          <w:rStyle w:val="CommentReference"/>
          <w:rFonts w:ascii="Montserrat" w:eastAsia="Montserrat" w:hAnsi="Montserrat" w:cs="Montserrat"/>
          <w:sz w:val="18"/>
          <w:szCs w:val="18"/>
          <w:lang w:val="en-US"/>
        </w:rPr>
        <w:commentReference w:id="89"/>
      </w:r>
      <w:commentRangeEnd w:id="90"/>
      <w:r w:rsidR="004E4F96" w:rsidRPr="784BC8A7">
        <w:rPr>
          <w:rStyle w:val="CommentReference"/>
          <w:rFonts w:ascii="Montserrat" w:eastAsia="Montserrat" w:hAnsi="Montserrat" w:cs="Montserrat"/>
          <w:sz w:val="18"/>
          <w:szCs w:val="18"/>
          <w:lang w:val="en-US"/>
        </w:rPr>
        <w:commentReference w:id="90"/>
      </w:r>
      <w:r w:rsidRPr="784BC8A7">
        <w:rPr>
          <w:rFonts w:ascii="Montserrat" w:eastAsia="Montserrat" w:hAnsi="Montserrat" w:cs="Montserrat"/>
          <w:lang w:val="en-US"/>
        </w:rPr>
        <w:t>three (3) consecutive Sprints for reasons primarily attributable to Orases, CLIENT may, upon written notice, require one or more of the following at no additional cost</w:t>
      </w:r>
      <w:r>
        <w:rPr>
          <w:rFonts w:ascii="Montserrat" w:eastAsia="Montserrat" w:hAnsi="Montserrat" w:cs="Montserrat"/>
          <w:lang w:val="en-US"/>
        </w:rPr>
        <w:t xml:space="preserve"> (agreed to mutually)</w:t>
      </w:r>
      <w:r w:rsidRPr="784BC8A7">
        <w:rPr>
          <w:rFonts w:ascii="Montserrat" w:eastAsia="Montserrat" w:hAnsi="Montserrat" w:cs="Montserrat"/>
          <w:lang w:val="en-US"/>
        </w:rPr>
        <w:t>:</w:t>
      </w:r>
    </w:p>
    <w:p w14:paraId="3EB6F744" w14:textId="77777777" w:rsidR="00D93029" w:rsidRDefault="00D93029" w:rsidP="00D93029">
      <w:pPr>
        <w:ind w:left="720"/>
        <w:rPr>
          <w:rFonts w:ascii="Montserrat" w:eastAsia="Montserrat" w:hAnsi="Montserrat" w:cs="Montserrat"/>
          <w:lang w:val="en-US"/>
        </w:rPr>
      </w:pPr>
      <w:r w:rsidRPr="784BC8A7">
        <w:rPr>
          <w:rFonts w:ascii="Montserrat" w:eastAsia="Montserrat" w:hAnsi="Montserrat" w:cs="Montserrat"/>
          <w:lang w:val="en-US"/>
        </w:rPr>
        <w:t>(a) reallocation or augmentation of resources,</w:t>
      </w:r>
    </w:p>
    <w:p w14:paraId="0C38CEE9" w14:textId="77777777" w:rsidR="00D93029" w:rsidRDefault="00D93029" w:rsidP="00D93029">
      <w:pPr>
        <w:ind w:left="720"/>
        <w:rPr>
          <w:rFonts w:ascii="Montserrat" w:eastAsia="Montserrat" w:hAnsi="Montserrat" w:cs="Montserrat"/>
          <w:lang w:val="en-US"/>
        </w:rPr>
      </w:pPr>
      <w:r w:rsidRPr="784BC8A7">
        <w:rPr>
          <w:rFonts w:ascii="Montserrat" w:eastAsia="Montserrat" w:hAnsi="Montserrat" w:cs="Montserrat"/>
          <w:lang w:val="en-US"/>
        </w:rPr>
        <w:t>(b) revised delivery approach, or</w:t>
      </w:r>
    </w:p>
    <w:p w14:paraId="53684CD8" w14:textId="24665595" w:rsidR="00D93029" w:rsidRPr="00EF548B" w:rsidRDefault="00D93029" w:rsidP="00D93029">
      <w:pPr>
        <w:ind w:left="720"/>
        <w:rPr>
          <w:rFonts w:ascii="Montserrat" w:eastAsia="Montserrat" w:hAnsi="Montserrat" w:cs="Montserrat"/>
          <w:lang w:val="en-US" w:eastAsia="ja-JP"/>
        </w:rPr>
      </w:pPr>
      <w:r w:rsidRPr="784BC8A7">
        <w:rPr>
          <w:rFonts w:ascii="Montserrat" w:eastAsia="Montserrat" w:hAnsi="Montserrat" w:cs="Montserrat"/>
          <w:lang w:val="en-US"/>
        </w:rPr>
        <w:t>(c) adjustment of billed sum/performance credit</w:t>
      </w:r>
      <w:r>
        <w:rPr>
          <w:rFonts w:ascii="Montserrat" w:eastAsia="Montserrat" w:hAnsi="Montserrat" w:cs="Montserrat"/>
          <w:lang w:val="en-US"/>
        </w:rPr>
        <w:br/>
      </w:r>
    </w:p>
    <w:p w14:paraId="4DEF2A0A" w14:textId="4B36D288" w:rsidR="004316AE"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sidRPr="00EF548B">
        <w:rPr>
          <w:rFonts w:ascii="Montserrat" w:eastAsia="Montserrat" w:hAnsi="Montserrat" w:cs="Montserrat"/>
          <w:u w:val="single"/>
          <w:lang w:val="en-US" w:eastAsia="ja-JP"/>
        </w:rPr>
        <w:t>7</w:t>
      </w:r>
      <w:r w:rsidRPr="00EF548B">
        <w:rPr>
          <w:rFonts w:ascii="Montserrat" w:eastAsia="Montserrat" w:hAnsi="Montserrat" w:cs="Montserrat"/>
          <w:u w:val="single"/>
          <w:lang w:val="en-US" w:eastAsia="ja-JP"/>
        </w:rPr>
        <w:t xml:space="preserve"> Quality Assurance</w:t>
      </w:r>
    </w:p>
    <w:p w14:paraId="6CDE8DD1" w14:textId="7D1D84AA" w:rsidR="00EF548B" w:rsidRDefault="00EF548B"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employs a continuous testing approach integrated throughout the development lifecycle to ensure quality at every stage.</w:t>
      </w:r>
    </w:p>
    <w:p w14:paraId="57D5A048" w14:textId="77777777" w:rsidR="00EF548B" w:rsidRPr="00EF548B" w:rsidRDefault="00EF548B" w:rsidP="00EF548B">
      <w:pPr>
        <w:rPr>
          <w:rFonts w:ascii="Montserrat" w:eastAsia="Montserrat" w:hAnsi="Montserrat" w:cs="Montserrat"/>
          <w:b/>
          <w:bCs/>
          <w:lang w:val="en-US" w:eastAsia="ja-JP"/>
        </w:rPr>
      </w:pPr>
      <w:r w:rsidRPr="00EF548B">
        <w:rPr>
          <w:rFonts w:ascii="Montserrat" w:eastAsia="Montserrat" w:hAnsi="Montserrat" w:cs="Montserrat"/>
          <w:b/>
          <w:bCs/>
          <w:lang w:val="en-US" w:eastAsia="ja-JP"/>
        </w:rPr>
        <w:t>Testing and Quality Activities</w:t>
      </w:r>
    </w:p>
    <w:p w14:paraId="0470ECD2" w14:textId="581BB7E9" w:rsidR="00EF548B" w:rsidRPr="00EF548B" w:rsidRDefault="00EF548B" w:rsidP="00EF548B">
      <w:pPr>
        <w:pStyle w:val="ListParagraph"/>
        <w:numPr>
          <w:ilvl w:val="0"/>
          <w:numId w:val="39"/>
        </w:numPr>
        <w:spacing w:after="200"/>
        <w:rPr>
          <w:rFonts w:ascii="Montserrat" w:eastAsia="Montserrat" w:hAnsi="Montserrat" w:cs="Montserrat"/>
          <w:b/>
          <w:bCs/>
          <w:lang w:val="en-US"/>
        </w:rPr>
      </w:pPr>
      <w:r w:rsidRPr="00EF548B">
        <w:rPr>
          <w:rFonts w:ascii="Montserrat" w:eastAsia="Montserrat" w:hAnsi="Montserrat" w:cs="Montserrat"/>
          <w:b/>
          <w:bCs/>
          <w:lang w:val="en-US"/>
        </w:rPr>
        <w:t>Development Phase:</w:t>
      </w:r>
    </w:p>
    <w:p w14:paraId="75581493" w14:textId="135554A5"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Developers write unit tests</w:t>
      </w:r>
      <w:r>
        <w:rPr>
          <w:rFonts w:ascii="Montserrat" w:eastAsia="Montserrat" w:hAnsi="Montserrat" w:cs="Montserrat"/>
          <w:lang w:val="en-US"/>
        </w:rPr>
        <w:t>, where appropriate,</w:t>
      </w:r>
      <w:r w:rsidRPr="00EF548B">
        <w:rPr>
          <w:rFonts w:ascii="Montserrat" w:eastAsia="Montserrat" w:hAnsi="Montserrat" w:cs="Montserrat"/>
          <w:lang w:val="en-US"/>
        </w:rPr>
        <w:t xml:space="preserve"> for business logic and critical functionality</w:t>
      </w:r>
    </w:p>
    <w:p w14:paraId="3BFEEBA5" w14:textId="322866ED"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Peer code reviews conducted before QA handoff</w:t>
      </w:r>
    </w:p>
    <w:p w14:paraId="30AA446C" w14:textId="31CACE25" w:rsidR="00EF548B" w:rsidRPr="00EF548B" w:rsidRDefault="00EF548B" w:rsidP="00EF548B">
      <w:pPr>
        <w:pStyle w:val="ListParagraph"/>
        <w:numPr>
          <w:ilvl w:val="0"/>
          <w:numId w:val="39"/>
        </w:numPr>
        <w:spacing w:after="200"/>
        <w:rPr>
          <w:rFonts w:ascii="Montserrat" w:eastAsia="Montserrat" w:hAnsi="Montserrat" w:cs="Montserrat"/>
          <w:b/>
          <w:bCs/>
          <w:lang w:val="en-US"/>
        </w:rPr>
      </w:pPr>
      <w:r w:rsidRPr="00EF548B">
        <w:rPr>
          <w:rFonts w:ascii="Montserrat" w:eastAsia="Montserrat" w:hAnsi="Montserrat" w:cs="Montserrat"/>
          <w:b/>
          <w:bCs/>
          <w:lang w:val="en-US"/>
        </w:rPr>
        <w:lastRenderedPageBreak/>
        <w:t>QA Testing Phase:</w:t>
      </w:r>
    </w:p>
    <w:p w14:paraId="688AC272" w14:textId="58D8BB39"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QA creates and executes test cases based on requirements</w:t>
      </w:r>
    </w:p>
    <w:p w14:paraId="2C93BDA8" w14:textId="6B56281E"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Integration testing validates end-to-end workflows</w:t>
      </w:r>
    </w:p>
    <w:p w14:paraId="2DC1E55B" w14:textId="6CCB7ABB"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Regression testing ensures no unintended impacts to existing functionality</w:t>
      </w:r>
    </w:p>
    <w:p w14:paraId="4E08DECF" w14:textId="5D1EC0BE" w:rsidR="00EF548B" w:rsidRPr="00EF548B" w:rsidRDefault="00EF548B" w:rsidP="00EF548B">
      <w:pPr>
        <w:pStyle w:val="ListParagraph"/>
        <w:numPr>
          <w:ilvl w:val="0"/>
          <w:numId w:val="39"/>
        </w:numPr>
        <w:spacing w:after="200"/>
        <w:rPr>
          <w:rFonts w:ascii="Montserrat" w:eastAsia="Montserrat" w:hAnsi="Montserrat" w:cs="Montserrat"/>
          <w:b/>
          <w:bCs/>
          <w:lang w:val="en-US"/>
        </w:rPr>
      </w:pPr>
      <w:r w:rsidRPr="00EF548B">
        <w:rPr>
          <w:rFonts w:ascii="Montserrat" w:eastAsia="Montserrat" w:hAnsi="Montserrat" w:cs="Montserrat"/>
          <w:b/>
          <w:bCs/>
          <w:lang w:val="en-US"/>
        </w:rPr>
        <w:t>User Acceptance Testing (UAT):</w:t>
      </w:r>
    </w:p>
    <w:p w14:paraId="6E652B48" w14:textId="5A220665"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CLIENT Product Owner and SMEs validate features in staging environment</w:t>
      </w:r>
    </w:p>
    <w:p w14:paraId="6C17151E" w14:textId="1C10A107"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UAT test cases defined during requirements phase</w:t>
      </w:r>
    </w:p>
    <w:p w14:paraId="1A70D371" w14:textId="7F2B14F9" w:rsidR="00EF548B" w:rsidRP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Orases facilitates UAT sessions and incorporates feedback</w:t>
      </w:r>
    </w:p>
    <w:p w14:paraId="7A1A062C" w14:textId="11AD34B4" w:rsidR="00EF548B" w:rsidRDefault="00EF548B" w:rsidP="00EF548B">
      <w:pPr>
        <w:pStyle w:val="ListParagraph"/>
        <w:numPr>
          <w:ilvl w:val="1"/>
          <w:numId w:val="39"/>
        </w:numPr>
        <w:spacing w:after="200"/>
        <w:rPr>
          <w:rFonts w:ascii="Montserrat" w:eastAsia="Montserrat" w:hAnsi="Montserrat" w:cs="Montserrat"/>
          <w:lang w:val="en-US"/>
        </w:rPr>
      </w:pPr>
      <w:r w:rsidRPr="00EF548B">
        <w:rPr>
          <w:rFonts w:ascii="Montserrat" w:eastAsia="Montserrat" w:hAnsi="Montserrat" w:cs="Montserrat"/>
          <w:lang w:val="en-US"/>
        </w:rPr>
        <w:t xml:space="preserve">CLIENT provides formal acceptance per Section </w:t>
      </w:r>
      <w:r>
        <w:rPr>
          <w:rFonts w:ascii="Montserrat" w:eastAsia="Montserrat" w:hAnsi="Montserrat" w:cs="Montserrat"/>
          <w:lang w:val="en-US"/>
        </w:rPr>
        <w:t>2</w:t>
      </w:r>
      <w:r w:rsidRPr="00EF548B">
        <w:rPr>
          <w:rFonts w:ascii="Montserrat" w:eastAsia="Montserrat" w:hAnsi="Montserrat" w:cs="Montserrat"/>
          <w:lang w:val="en-US"/>
        </w:rPr>
        <w:t>.</w:t>
      </w:r>
      <w:r w:rsidR="008330E8">
        <w:rPr>
          <w:rFonts w:ascii="Montserrat" w:eastAsia="Montserrat" w:hAnsi="Montserrat" w:cs="Montserrat"/>
          <w:lang w:val="en-US"/>
        </w:rPr>
        <w:t>7</w:t>
      </w:r>
    </w:p>
    <w:p w14:paraId="6DE58A06" w14:textId="2BD65001" w:rsidR="009E74E7" w:rsidRDefault="05551FD5" w:rsidP="00D93029">
      <w:pPr>
        <w:rPr>
          <w:rFonts w:ascii="Montserrat" w:eastAsia="Montserrat" w:hAnsi="Montserrat" w:cs="Montserrat"/>
          <w:lang w:val="en-US"/>
        </w:rPr>
      </w:pPr>
      <w:r w:rsidRPr="63FCF539">
        <w:rPr>
          <w:rFonts w:ascii="Montserrat" w:eastAsia="Montserrat" w:hAnsi="Montserrat" w:cs="Montserrat"/>
          <w:lang w:val="en-US"/>
        </w:rPr>
        <w:t xml:space="preserve">Defects identified during development, testing, or review will be logged, prioritized, and </w:t>
      </w:r>
      <w:r w:rsidR="000E4DA6" w:rsidRPr="63FCF539">
        <w:rPr>
          <w:rFonts w:ascii="Montserrat" w:eastAsia="Montserrat" w:hAnsi="Montserrat" w:cs="Montserrat"/>
          <w:lang w:val="en-US"/>
        </w:rPr>
        <w:t>addressed as part of the ongoing time-and-materials engagement</w:t>
      </w:r>
      <w:r w:rsidR="000E4DA6">
        <w:rPr>
          <w:rFonts w:ascii="Montserrat" w:eastAsia="Montserrat" w:hAnsi="Montserrat" w:cs="Montserrat"/>
          <w:lang w:val="en-US"/>
        </w:rPr>
        <w:t xml:space="preserve">. </w:t>
      </w:r>
    </w:p>
    <w:p w14:paraId="1E9443AB" w14:textId="77777777" w:rsidR="00D93029" w:rsidRPr="009E74E7" w:rsidRDefault="00D93029" w:rsidP="00D93029"/>
    <w:p w14:paraId="2DF1C32B" w14:textId="71282C3F" w:rsidR="009E74E7" w:rsidRDefault="00DD6663" w:rsidP="008B1AD3">
      <w:pPr>
        <w:rPr>
          <w:ins w:id="91" w:author="Kathryn Murphy" w:date="2026-02-27T13:41:00Z" w16du:dateUtc="2026-02-27T18:41:00Z"/>
          <w:rFonts w:ascii="Montserrat" w:eastAsia="Montserrat" w:hAnsi="Montserrat" w:cs="Montserrat"/>
          <w:lang w:val="en-US"/>
        </w:rPr>
      </w:pPr>
      <w:ins w:id="92" w:author="Kathryn Murphy" w:date="2026-02-27T13:41:00Z" w16du:dateUtc="2026-02-27T18:41:00Z">
        <w:r>
          <w:rPr>
            <w:rFonts w:ascii="Montserrat" w:eastAsia="Montserrat" w:hAnsi="Montserrat" w:cs="Montserrat"/>
            <w:lang w:val="en-US"/>
          </w:rPr>
          <w:t xml:space="preserve">During the Warranty Period, </w:t>
        </w:r>
      </w:ins>
      <w:r w:rsidR="00D6101B">
        <w:rPr>
          <w:rFonts w:ascii="Montserrat" w:eastAsia="Montserrat" w:hAnsi="Montserrat" w:cs="Montserrat"/>
          <w:lang w:val="en-US"/>
        </w:rPr>
        <w:t>C</w:t>
      </w:r>
      <w:r w:rsidR="00960C3E">
        <w:rPr>
          <w:rFonts w:ascii="Montserrat" w:eastAsia="Montserrat" w:hAnsi="Montserrat" w:cs="Montserrat"/>
          <w:lang w:val="en-US"/>
        </w:rPr>
        <w:t>LIENT r</w:t>
      </w:r>
      <w:r w:rsidR="00D6101B">
        <w:rPr>
          <w:rFonts w:ascii="Montserrat" w:eastAsia="Montserrat" w:hAnsi="Montserrat" w:cs="Montserrat"/>
          <w:lang w:val="en-US"/>
        </w:rPr>
        <w:t xml:space="preserve">eported Production </w:t>
      </w:r>
      <w:r w:rsidR="0C85722A" w:rsidRPr="63FCF539">
        <w:rPr>
          <w:rFonts w:ascii="Montserrat" w:eastAsia="Montserrat" w:hAnsi="Montserrat" w:cs="Montserrat"/>
          <w:lang w:val="en-US"/>
        </w:rPr>
        <w:t xml:space="preserve">Defects that are attributable to Orases’ failure to perform the Services in accordance with the requirements of this SOW, </w:t>
      </w:r>
      <w:r w:rsidR="002C213E">
        <w:rPr>
          <w:rFonts w:ascii="Montserrat" w:eastAsia="Montserrat" w:hAnsi="Montserrat" w:cs="Montserrat"/>
          <w:lang w:val="en-US"/>
        </w:rPr>
        <w:t xml:space="preserve">and </w:t>
      </w:r>
      <w:r w:rsidR="0C85722A" w:rsidRPr="63FCF539">
        <w:rPr>
          <w:rFonts w:ascii="Montserrat" w:eastAsia="Montserrat" w:hAnsi="Montserrat" w:cs="Montserrat"/>
          <w:lang w:val="en-US"/>
        </w:rPr>
        <w:t>approved specifications (“Orases‑At‑Fault Defects”) shall be corrected by Orases at no additional cost to CLIENT and shall not be billable as part of the time‑and‑materials engagement.</w:t>
      </w:r>
    </w:p>
    <w:p w14:paraId="6A43DCB6" w14:textId="77777777" w:rsidR="00DD6663" w:rsidRPr="009E74E7" w:rsidRDefault="00DD6663" w:rsidP="008B1AD3"/>
    <w:p w14:paraId="561B0394" w14:textId="3B05DCA4" w:rsidR="009E74E7" w:rsidRDefault="0C85722A">
      <w:pPr>
        <w:rPr>
          <w:rFonts w:ascii="Montserrat" w:eastAsia="Montserrat" w:hAnsi="Montserrat" w:cs="Montserrat"/>
          <w:lang w:val="en-US"/>
        </w:rPr>
      </w:pPr>
      <w:r w:rsidRPr="63FCF539">
        <w:rPr>
          <w:rFonts w:ascii="Montserrat" w:eastAsia="Montserrat" w:hAnsi="Montserrat" w:cs="Montserrat"/>
          <w:lang w:val="en-US"/>
        </w:rPr>
        <w:t>Defects resulting from (i) changes in scope or requirements, (ii) CLIENT‑provided materials, data, or instructions, (iii) third‑party systems or integrations not under Orases’ control, or (iv) issues outside the scope of the Services shall be addressed on a time‑and‑materials basis in accordance with this SOW.</w:t>
      </w:r>
    </w:p>
    <w:p w14:paraId="06D2FCD0" w14:textId="77777777" w:rsidR="00960C3E" w:rsidRPr="009E74E7" w:rsidRDefault="00960C3E">
      <w:pPr>
        <w:rPr>
          <w:rFonts w:ascii="Montserrat" w:eastAsia="Montserrat" w:hAnsi="Montserrat" w:cs="Montserrat"/>
          <w:lang w:val="en-US"/>
        </w:rPr>
      </w:pPr>
    </w:p>
    <w:p w14:paraId="57A343B9" w14:textId="792A0B03" w:rsidR="009E74E7" w:rsidRDefault="25F2175C" w:rsidP="002C213E">
      <w:pPr>
        <w:rPr>
          <w:rFonts w:ascii="Montserrat" w:eastAsia="Montserrat" w:hAnsi="Montserrat" w:cs="Montserrat"/>
          <w:lang w:val="en-US"/>
        </w:rPr>
      </w:pPr>
      <w:r w:rsidRPr="784BC8A7">
        <w:rPr>
          <w:rFonts w:ascii="Montserrat" w:eastAsia="Montserrat" w:hAnsi="Montserrat" w:cs="Montserrat"/>
          <w:lang w:val="en-US"/>
        </w:rPr>
        <w:t>For purposes of this SOW, a “Defect” includes any failure of a Deliverable to operate in accordance with approved requirements</w:t>
      </w:r>
      <w:r w:rsidR="002C213E">
        <w:rPr>
          <w:rFonts w:ascii="Montserrat" w:eastAsia="Montserrat" w:hAnsi="Montserrat" w:cs="Montserrat"/>
          <w:lang w:val="en-US"/>
        </w:rPr>
        <w:t xml:space="preserve"> and </w:t>
      </w:r>
      <w:r w:rsidRPr="784BC8A7">
        <w:rPr>
          <w:rFonts w:ascii="Montserrat" w:eastAsia="Montserrat" w:hAnsi="Montserrat" w:cs="Montserrat"/>
          <w:lang w:val="en-US"/>
        </w:rPr>
        <w:t>documented workflows. Defects shall be deemed “Orases</w:t>
      </w:r>
      <w:r w:rsidRPr="784BC8A7">
        <w:rPr>
          <w:rFonts w:ascii="Cambria Math" w:eastAsia="Montserrat" w:hAnsi="Cambria Math" w:cs="Cambria Math"/>
          <w:lang w:val="en-US"/>
        </w:rPr>
        <w:t>‑</w:t>
      </w:r>
      <w:r w:rsidRPr="784BC8A7">
        <w:rPr>
          <w:rFonts w:ascii="Montserrat" w:eastAsia="Montserrat" w:hAnsi="Montserrat" w:cs="Montserrat"/>
          <w:lang w:val="en-US"/>
        </w:rPr>
        <w:t>At</w:t>
      </w:r>
      <w:r w:rsidRPr="784BC8A7">
        <w:rPr>
          <w:rFonts w:ascii="Cambria Math" w:eastAsia="Montserrat" w:hAnsi="Cambria Math" w:cs="Cambria Math"/>
          <w:lang w:val="en-US"/>
        </w:rPr>
        <w:t>‑</w:t>
      </w:r>
      <w:r w:rsidRPr="784BC8A7">
        <w:rPr>
          <w:rFonts w:ascii="Montserrat" w:eastAsia="Montserrat" w:hAnsi="Montserrat" w:cs="Montserrat"/>
          <w:lang w:val="en-US"/>
        </w:rPr>
        <w:t xml:space="preserve">Fault Defects” where the root cause is attributable to Orases’ implementation, configuration, integration logic, data handling, error handling, </w:t>
      </w:r>
      <w:r w:rsidR="002C213E">
        <w:rPr>
          <w:rFonts w:ascii="Montserrat" w:eastAsia="Montserrat" w:hAnsi="Montserrat" w:cs="Montserrat"/>
          <w:lang w:val="en-US"/>
        </w:rPr>
        <w:t xml:space="preserve">or </w:t>
      </w:r>
      <w:r w:rsidRPr="784BC8A7">
        <w:rPr>
          <w:rFonts w:ascii="Montserrat" w:eastAsia="Montserrat" w:hAnsi="Montserrat" w:cs="Montserrat"/>
          <w:lang w:val="en-US"/>
        </w:rPr>
        <w:t>performance tuning</w:t>
      </w:r>
      <w:r w:rsidR="002C213E">
        <w:rPr>
          <w:rFonts w:ascii="Montserrat" w:eastAsia="Montserrat" w:hAnsi="Montserrat" w:cs="Montserrat"/>
          <w:lang w:val="en-US"/>
        </w:rPr>
        <w:t>.</w:t>
      </w:r>
    </w:p>
    <w:p w14:paraId="621A2311" w14:textId="77777777" w:rsidR="008B1AD3" w:rsidRPr="009E74E7" w:rsidRDefault="008B1AD3" w:rsidP="002C213E">
      <w:pPr>
        <w:rPr>
          <w:rFonts w:ascii="Montserrat" w:eastAsia="Montserrat" w:hAnsi="Montserrat" w:cs="Montserrat"/>
          <w:lang w:val="en-US"/>
        </w:rPr>
      </w:pPr>
    </w:p>
    <w:p w14:paraId="4537B51B" w14:textId="5CF57D3B" w:rsidR="009E74E7" w:rsidRPr="009E74E7" w:rsidRDefault="2431C2B2">
      <w:pPr>
        <w:rPr>
          <w:rFonts w:ascii="Montserrat" w:eastAsia="Montserrat" w:hAnsi="Montserrat" w:cs="Montserrat"/>
          <w:lang w:val="en-US"/>
        </w:rPr>
      </w:pPr>
      <w:r w:rsidRPr="63FCF539">
        <w:rPr>
          <w:rFonts w:ascii="Montserrat" w:eastAsia="Montserrat" w:hAnsi="Montserrat" w:cs="Montserrat"/>
          <w:lang w:val="en-US"/>
        </w:rPr>
        <w:t>Where the Parties disagree on whether a Defect is an Orases</w:t>
      </w:r>
      <w:r w:rsidRPr="63FCF539">
        <w:rPr>
          <w:rFonts w:ascii="Cambria Math" w:eastAsia="Montserrat" w:hAnsi="Cambria Math" w:cs="Cambria Math"/>
          <w:lang w:val="en-US"/>
        </w:rPr>
        <w:t>‑</w:t>
      </w:r>
      <w:r w:rsidRPr="63FCF539">
        <w:rPr>
          <w:rFonts w:ascii="Montserrat" w:eastAsia="Montserrat" w:hAnsi="Montserrat" w:cs="Montserrat"/>
          <w:lang w:val="en-US"/>
        </w:rPr>
        <w:t>At</w:t>
      </w:r>
      <w:r w:rsidRPr="63FCF539">
        <w:rPr>
          <w:rFonts w:ascii="Cambria Math" w:eastAsia="Montserrat" w:hAnsi="Cambria Math" w:cs="Cambria Math"/>
          <w:lang w:val="en-US"/>
        </w:rPr>
        <w:t>‑</w:t>
      </w:r>
      <w:r w:rsidRPr="63FCF539">
        <w:rPr>
          <w:rFonts w:ascii="Montserrat" w:eastAsia="Montserrat" w:hAnsi="Montserrat" w:cs="Montserrat"/>
          <w:lang w:val="en-US"/>
        </w:rPr>
        <w:t xml:space="preserve">Fault Defect, Orases shall remediate the Defect without delay, and the Parties shall resolve cost responsibility thereafter. No remediation necessary to restore </w:t>
      </w:r>
      <w:r w:rsidR="00960C3E">
        <w:rPr>
          <w:rFonts w:ascii="Montserrat" w:eastAsia="Montserrat" w:hAnsi="Montserrat" w:cs="Montserrat"/>
          <w:lang w:val="en-US"/>
        </w:rPr>
        <w:t>P</w:t>
      </w:r>
      <w:r w:rsidRPr="63FCF539">
        <w:rPr>
          <w:rFonts w:ascii="Montserrat" w:eastAsia="Montserrat" w:hAnsi="Montserrat" w:cs="Montserrat"/>
          <w:lang w:val="en-US"/>
        </w:rPr>
        <w:t>roduction functionality shall be withheld pending such resolution.</w:t>
      </w:r>
    </w:p>
    <w:p w14:paraId="3A37882A" w14:textId="49BCDBAB" w:rsidR="009E74E7" w:rsidRPr="009E74E7" w:rsidRDefault="009E74E7" w:rsidP="63FCF539">
      <w:pPr>
        <w:rPr>
          <w:rFonts w:ascii="Montserrat" w:eastAsia="Montserrat" w:hAnsi="Montserrat" w:cs="Montserrat"/>
          <w:lang w:val="en-US"/>
        </w:rPr>
      </w:pPr>
    </w:p>
    <w:p w14:paraId="35302C69" w14:textId="6A582E71" w:rsidR="009E74E7" w:rsidRPr="009E74E7" w:rsidRDefault="009E74E7" w:rsidP="00D93029">
      <w:pPr>
        <w:ind w:left="-90"/>
        <w:rPr>
          <w:rFonts w:ascii="Montserrat" w:eastAsia="Montserrat" w:hAnsi="Montserrat" w:cs="Montserrat"/>
          <w:u w:val="single"/>
          <w:lang w:val="en-US"/>
        </w:rPr>
      </w:pPr>
      <w:r w:rsidRPr="009E74E7">
        <w:rPr>
          <w:rFonts w:ascii="Montserrat" w:eastAsia="Montserrat" w:hAnsi="Montserrat" w:cs="Montserrat"/>
          <w:u w:val="single"/>
          <w:lang w:val="en-US"/>
        </w:rPr>
        <w:t>2.8.</w:t>
      </w:r>
      <w:r>
        <w:rPr>
          <w:rFonts w:ascii="Montserrat" w:eastAsia="Montserrat" w:hAnsi="Montserrat" w:cs="Montserrat"/>
          <w:u w:val="single"/>
          <w:lang w:val="en-US"/>
        </w:rPr>
        <w:t>8</w:t>
      </w:r>
      <w:r w:rsidRPr="009E74E7">
        <w:rPr>
          <w:rFonts w:ascii="Montserrat" w:eastAsia="Montserrat" w:hAnsi="Montserrat" w:cs="Montserrat"/>
          <w:u w:val="single"/>
          <w:lang w:val="en-US"/>
        </w:rPr>
        <w:t xml:space="preserve"> </w:t>
      </w:r>
      <w:r>
        <w:rPr>
          <w:rFonts w:ascii="Montserrat" w:eastAsia="Montserrat" w:hAnsi="Montserrat" w:cs="Montserrat"/>
          <w:u w:val="single"/>
          <w:lang w:val="en-US"/>
        </w:rPr>
        <w:t>Defect Severity Matrix</w:t>
      </w:r>
    </w:p>
    <w:p w14:paraId="6F7DB8EF" w14:textId="2B9BA35C" w:rsidR="00EF548B" w:rsidRPr="00EF548B" w:rsidRDefault="08006DFD" w:rsidP="00D93029">
      <w:pPr>
        <w:spacing w:after="200"/>
        <w:ind w:left="-90"/>
        <w:rPr>
          <w:rFonts w:ascii="Montserrat" w:eastAsia="Montserrat" w:hAnsi="Montserrat" w:cs="Montserrat"/>
          <w:lang w:val="en-US"/>
        </w:rPr>
      </w:pPr>
      <w:r w:rsidRPr="784BC8A7">
        <w:rPr>
          <w:rFonts w:ascii="Montserrat" w:eastAsia="Montserrat" w:hAnsi="Montserrat" w:cs="Montserrat"/>
          <w:lang w:val="en-US"/>
        </w:rPr>
        <w:t xml:space="preserve">Defects identified during development, testing, or review will be logged, prioritized, and </w:t>
      </w:r>
      <w:commentRangeStart w:id="93"/>
      <w:commentRangeStart w:id="94"/>
      <w:r w:rsidRPr="784BC8A7">
        <w:rPr>
          <w:rFonts w:ascii="Montserrat" w:eastAsia="Montserrat" w:hAnsi="Montserrat" w:cs="Montserrat"/>
          <w:lang w:val="en-US"/>
        </w:rPr>
        <w:t>addressed as part of the ongoing time-and-materials engagement</w:t>
      </w:r>
      <w:r w:rsidR="074ACFE0" w:rsidRPr="784BC8A7">
        <w:rPr>
          <w:rFonts w:ascii="Montserrat" w:eastAsia="Montserrat" w:hAnsi="Montserrat" w:cs="Montserrat"/>
          <w:lang w:val="en-US"/>
        </w:rPr>
        <w:t xml:space="preserve"> in accordance with </w:t>
      </w:r>
      <w:r w:rsidR="464DC404" w:rsidRPr="784BC8A7">
        <w:rPr>
          <w:rFonts w:ascii="Montserrat" w:eastAsia="Montserrat" w:hAnsi="Montserrat" w:cs="Montserrat"/>
          <w:lang w:val="en-US"/>
        </w:rPr>
        <w:t xml:space="preserve">Section </w:t>
      </w:r>
      <w:r w:rsidR="074ACFE0" w:rsidRPr="784BC8A7">
        <w:rPr>
          <w:rFonts w:ascii="Montserrat" w:eastAsia="Montserrat" w:hAnsi="Montserrat" w:cs="Montserrat"/>
          <w:lang w:val="en-US"/>
        </w:rPr>
        <w:t>2.8</w:t>
      </w:r>
      <w:r w:rsidR="030576F1" w:rsidRPr="784BC8A7">
        <w:rPr>
          <w:rFonts w:ascii="Montserrat" w:eastAsia="Montserrat" w:hAnsi="Montserrat" w:cs="Montserrat"/>
          <w:lang w:val="en-US"/>
        </w:rPr>
        <w:t>.</w:t>
      </w:r>
      <w:r w:rsidR="074ACFE0" w:rsidRPr="784BC8A7">
        <w:rPr>
          <w:rFonts w:ascii="Montserrat" w:eastAsia="Montserrat" w:hAnsi="Montserrat" w:cs="Montserrat"/>
          <w:lang w:val="en-US"/>
        </w:rPr>
        <w:t>7.</w:t>
      </w:r>
      <w:r w:rsidRPr="784BC8A7">
        <w:rPr>
          <w:rFonts w:ascii="Montserrat" w:eastAsia="Montserrat" w:hAnsi="Montserrat" w:cs="Montserrat"/>
          <w:lang w:val="en-US"/>
        </w:rPr>
        <w:t>.</w:t>
      </w:r>
      <w:commentRangeEnd w:id="93"/>
      <w:r w:rsidR="0D1B5711" w:rsidRPr="00EF548B">
        <w:rPr>
          <w:rStyle w:val="CommentReference"/>
          <w:rFonts w:ascii="Montserrat" w:eastAsia="Montserrat" w:hAnsi="Montserrat" w:cs="Montserrat"/>
          <w:sz w:val="18"/>
          <w:szCs w:val="18"/>
          <w:lang w:val="en-US"/>
        </w:rPr>
        <w:commentReference w:id="93"/>
      </w:r>
      <w:commentRangeEnd w:id="94"/>
      <w:r w:rsidR="0D1B5711" w:rsidRPr="00EF548B">
        <w:rPr>
          <w:rStyle w:val="CommentReference"/>
          <w:rFonts w:ascii="Montserrat" w:eastAsia="Montserrat" w:hAnsi="Montserrat" w:cs="Montserrat"/>
          <w:sz w:val="18"/>
          <w:szCs w:val="18"/>
          <w:lang w:val="en-US"/>
        </w:rPr>
        <w:commentReference w:id="94"/>
      </w:r>
    </w:p>
    <w:p w14:paraId="4DCF9DF6" w14:textId="7C45F58A" w:rsidR="00EF548B" w:rsidRPr="00EF548B" w:rsidRDefault="00EF548B" w:rsidP="00D93029">
      <w:pPr>
        <w:spacing w:after="200"/>
        <w:ind w:left="-90"/>
        <w:rPr>
          <w:rFonts w:ascii="Montserrat" w:eastAsia="Montserrat" w:hAnsi="Montserrat" w:cs="Montserrat"/>
          <w:lang w:val="en-US"/>
        </w:rPr>
      </w:pPr>
      <w:r w:rsidRPr="00EF548B">
        <w:rPr>
          <w:rFonts w:ascii="Montserrat" w:eastAsia="Montserrat" w:hAnsi="Montserrat" w:cs="Montserrat"/>
          <w:lang w:val="en-US"/>
        </w:rPr>
        <w:lastRenderedPageBreak/>
        <w:t>Defects will generally be categorized by severity to support prioritization. Resolution timelines are best-effort targets and are dependent on defect complexity, priorit</w:t>
      </w:r>
      <w:r>
        <w:rPr>
          <w:rFonts w:ascii="Montserrat" w:eastAsia="Montserrat" w:hAnsi="Montserrat" w:cs="Montserrat"/>
          <w:lang w:val="en-US"/>
        </w:rPr>
        <w:t>ization</w:t>
      </w:r>
      <w:r w:rsidRPr="00EF548B">
        <w:rPr>
          <w:rFonts w:ascii="Montserrat" w:eastAsia="Montserrat" w:hAnsi="Montserrat" w:cs="Montserrat"/>
          <w:lang w:val="en-US"/>
        </w:rPr>
        <w:t>, and available capacity. This SOW does not establish fixed service-level guarantees.</w:t>
      </w:r>
    </w:p>
    <w:tbl>
      <w:tblPr>
        <w:tblStyle w:val="TableGrid"/>
        <w:tblW w:w="0" w:type="auto"/>
        <w:tblLook w:val="04A0" w:firstRow="1" w:lastRow="0" w:firstColumn="1" w:lastColumn="0" w:noHBand="0" w:noVBand="1"/>
      </w:tblPr>
      <w:tblGrid>
        <w:gridCol w:w="1525"/>
        <w:gridCol w:w="4680"/>
        <w:gridCol w:w="4500"/>
      </w:tblGrid>
      <w:tr w:rsidR="00EF548B" w14:paraId="2505A002" w14:textId="77777777" w:rsidTr="00EF548B">
        <w:tc>
          <w:tcPr>
            <w:tcW w:w="1525" w:type="dxa"/>
            <w:shd w:val="clear" w:color="auto" w:fill="D9D9D9" w:themeFill="background1" w:themeFillShade="D9"/>
            <w:vAlign w:val="center"/>
          </w:tcPr>
          <w:p w14:paraId="15385750" w14:textId="5527AEA2" w:rsidR="00EF548B" w:rsidRPr="00EF548B" w:rsidRDefault="00EF548B" w:rsidP="00EF548B">
            <w:pPr>
              <w:spacing w:after="200"/>
              <w:ind w:left="0" w:right="-24"/>
              <w:rPr>
                <w:rFonts w:ascii="Montserrat" w:eastAsia="Montserrat" w:hAnsi="Montserrat" w:cs="Montserrat"/>
                <w:b/>
                <w:bCs/>
                <w:lang w:val="en-US" w:eastAsia="ja-JP"/>
              </w:rPr>
            </w:pPr>
            <w:r w:rsidRPr="00EF548B">
              <w:rPr>
                <w:rFonts w:ascii="Montserrat" w:eastAsia="Montserrat" w:hAnsi="Montserrat" w:cs="Montserrat"/>
                <w:b/>
                <w:bCs/>
                <w:lang w:val="en-US" w:eastAsia="ja-JP"/>
              </w:rPr>
              <w:t>Severity</w:t>
            </w:r>
          </w:p>
        </w:tc>
        <w:tc>
          <w:tcPr>
            <w:tcW w:w="4680" w:type="dxa"/>
            <w:shd w:val="clear" w:color="auto" w:fill="D9D9D9" w:themeFill="background1" w:themeFillShade="D9"/>
            <w:vAlign w:val="center"/>
          </w:tcPr>
          <w:p w14:paraId="2D7A43AC" w14:textId="66EC75F1" w:rsidR="00EF548B" w:rsidRPr="00EF548B" w:rsidRDefault="00EF548B" w:rsidP="00EF548B">
            <w:pPr>
              <w:spacing w:after="200"/>
              <w:ind w:left="0" w:right="-24"/>
              <w:rPr>
                <w:rFonts w:ascii="Montserrat" w:eastAsia="Montserrat" w:hAnsi="Montserrat" w:cs="Montserrat"/>
                <w:b/>
                <w:bCs/>
                <w:lang w:val="en-US" w:eastAsia="ja-JP"/>
              </w:rPr>
            </w:pPr>
            <w:r w:rsidRPr="00EF548B">
              <w:rPr>
                <w:rFonts w:ascii="Montserrat" w:eastAsia="Montserrat" w:hAnsi="Montserrat" w:cs="Montserrat"/>
                <w:b/>
                <w:bCs/>
                <w:lang w:val="en-US" w:eastAsia="ja-JP"/>
              </w:rPr>
              <w:t>Definition</w:t>
            </w:r>
          </w:p>
        </w:tc>
        <w:tc>
          <w:tcPr>
            <w:tcW w:w="4500" w:type="dxa"/>
            <w:shd w:val="clear" w:color="auto" w:fill="D9D9D9" w:themeFill="background1" w:themeFillShade="D9"/>
            <w:vAlign w:val="center"/>
          </w:tcPr>
          <w:p w14:paraId="4682EC62" w14:textId="1875898D" w:rsidR="00EF548B" w:rsidRPr="00EF548B" w:rsidRDefault="00EF548B" w:rsidP="00EF548B">
            <w:pPr>
              <w:spacing w:after="200"/>
              <w:ind w:left="0" w:right="-24"/>
              <w:rPr>
                <w:rFonts w:ascii="Montserrat" w:eastAsia="Montserrat" w:hAnsi="Montserrat" w:cs="Montserrat"/>
                <w:b/>
                <w:bCs/>
                <w:lang w:val="en-US" w:eastAsia="ja-JP"/>
              </w:rPr>
            </w:pPr>
            <w:r w:rsidRPr="00EF548B">
              <w:rPr>
                <w:rFonts w:ascii="Montserrat" w:eastAsia="Montserrat" w:hAnsi="Montserrat" w:cs="Montserrat"/>
                <w:b/>
                <w:bCs/>
                <w:lang w:val="en-US" w:eastAsia="ja-JP"/>
              </w:rPr>
              <w:t>Examples</w:t>
            </w:r>
          </w:p>
        </w:tc>
      </w:tr>
      <w:tr w:rsidR="00EF548B" w14:paraId="32907571" w14:textId="77777777" w:rsidTr="00EF548B">
        <w:tc>
          <w:tcPr>
            <w:tcW w:w="1525" w:type="dxa"/>
            <w:vAlign w:val="center"/>
          </w:tcPr>
          <w:p w14:paraId="63D82A9E" w14:textId="2F8AA05A"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Critical</w:t>
            </w:r>
          </w:p>
        </w:tc>
        <w:tc>
          <w:tcPr>
            <w:tcW w:w="4680" w:type="dxa"/>
            <w:vAlign w:val="center"/>
          </w:tcPr>
          <w:p w14:paraId="76E7CA95" w14:textId="743673FC"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System is unusable or major functionality is completely broken. Data loss or security vulnerability present. No workaround available.</w:t>
            </w:r>
          </w:p>
        </w:tc>
        <w:tc>
          <w:tcPr>
            <w:tcW w:w="4500" w:type="dxa"/>
            <w:vAlign w:val="center"/>
          </w:tcPr>
          <w:p w14:paraId="3553B881" w14:textId="680C7BD6" w:rsidR="00EF548B" w:rsidRPr="00EF548B" w:rsidRDefault="00EF548B" w:rsidP="00EF548B">
            <w:pPr>
              <w:spacing w:after="200"/>
              <w:ind w:left="0" w:right="-198"/>
              <w:rPr>
                <w:rFonts w:ascii="Montserrat" w:eastAsia="Montserrat" w:hAnsi="Montserrat" w:cs="Montserrat"/>
                <w:lang w:val="en-US" w:eastAsia="ja-JP"/>
              </w:rPr>
            </w:pPr>
            <w:r w:rsidRPr="00EF548B">
              <w:rPr>
                <w:rFonts w:ascii="Montserrat" w:eastAsia="Montserrat" w:hAnsi="Montserrat" w:cs="Montserrat"/>
                <w:lang w:val="en-US" w:eastAsia="ja-JP"/>
              </w:rPr>
              <w:t>Application crashes on launch - Payment processing failure - Security vulnerability exposing customer data</w:t>
            </w:r>
          </w:p>
        </w:tc>
      </w:tr>
      <w:tr w:rsidR="00EF548B" w14:paraId="5758F426" w14:textId="77777777" w:rsidTr="00EF548B">
        <w:tc>
          <w:tcPr>
            <w:tcW w:w="1525" w:type="dxa"/>
            <w:vAlign w:val="center"/>
          </w:tcPr>
          <w:p w14:paraId="6AF64923" w14:textId="56A0ED61"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High</w:t>
            </w:r>
          </w:p>
        </w:tc>
        <w:tc>
          <w:tcPr>
            <w:tcW w:w="4680" w:type="dxa"/>
            <w:vAlign w:val="center"/>
          </w:tcPr>
          <w:p w14:paraId="0560C2CC" w14:textId="76BF98FF"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Major feature is broken or significantly impaired. Affects many users. Workaround is difficult or impractical.</w:t>
            </w:r>
          </w:p>
        </w:tc>
        <w:tc>
          <w:tcPr>
            <w:tcW w:w="4500" w:type="dxa"/>
            <w:vAlign w:val="center"/>
          </w:tcPr>
          <w:p w14:paraId="6C1DC1FB" w14:textId="2F5D6B05"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Service booking fails for specific customer segment - Home inventory data not saving - Admin portal login issues</w:t>
            </w:r>
          </w:p>
        </w:tc>
      </w:tr>
      <w:tr w:rsidR="00EF548B" w14:paraId="1975CC41" w14:textId="77777777" w:rsidTr="00EF548B">
        <w:tc>
          <w:tcPr>
            <w:tcW w:w="1525" w:type="dxa"/>
            <w:vAlign w:val="center"/>
          </w:tcPr>
          <w:p w14:paraId="0A9B3006" w14:textId="6E673642"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Medium</w:t>
            </w:r>
          </w:p>
        </w:tc>
        <w:tc>
          <w:tcPr>
            <w:tcW w:w="4680" w:type="dxa"/>
            <w:vAlign w:val="center"/>
          </w:tcPr>
          <w:p w14:paraId="7E8DFDF7" w14:textId="08996376"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Feature is partially broken or behaves incorrectly. Affects some users. Reasonable workaround exists.</w:t>
            </w:r>
          </w:p>
        </w:tc>
        <w:tc>
          <w:tcPr>
            <w:tcW w:w="4500" w:type="dxa"/>
            <w:vAlign w:val="center"/>
          </w:tcPr>
          <w:p w14:paraId="2854D7E1" w14:textId="7F89657A"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UI rendering issue on specific device - Validation error message unclear - Search returns incorrect results intermittently</w:t>
            </w:r>
          </w:p>
        </w:tc>
      </w:tr>
      <w:tr w:rsidR="00EF548B" w14:paraId="38536E7E" w14:textId="77777777" w:rsidTr="00EF548B">
        <w:tc>
          <w:tcPr>
            <w:tcW w:w="1525" w:type="dxa"/>
            <w:vAlign w:val="center"/>
          </w:tcPr>
          <w:p w14:paraId="57298B4A" w14:textId="08D8AD42"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Low</w:t>
            </w:r>
          </w:p>
        </w:tc>
        <w:tc>
          <w:tcPr>
            <w:tcW w:w="4680" w:type="dxa"/>
            <w:vAlign w:val="center"/>
          </w:tcPr>
          <w:p w14:paraId="6FD18021" w14:textId="7B7B7B2A"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Minor issue with minimal impact. Cosmetic or edge case. Workaround is easy.</w:t>
            </w:r>
          </w:p>
        </w:tc>
        <w:tc>
          <w:tcPr>
            <w:tcW w:w="4500" w:type="dxa"/>
            <w:vAlign w:val="center"/>
          </w:tcPr>
          <w:p w14:paraId="532D618E" w14:textId="4B30F152"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Typo in label or message - Minor UI alignment issue - Non-critical error in logs</w:t>
            </w:r>
          </w:p>
        </w:tc>
      </w:tr>
    </w:tbl>
    <w:p w14:paraId="56F23F9B" w14:textId="77777777" w:rsidR="00EF548B" w:rsidRDefault="00EF548B" w:rsidP="00EF548B">
      <w:pPr>
        <w:rPr>
          <w:rFonts w:ascii="Montserrat" w:eastAsia="Montserrat" w:hAnsi="Montserrat" w:cs="Montserrat"/>
          <w:u w:val="single"/>
          <w:lang w:val="en-US" w:eastAsia="ja-JP"/>
        </w:rPr>
      </w:pPr>
    </w:p>
    <w:p w14:paraId="1D91EB11" w14:textId="74475C4E" w:rsidR="3391E919" w:rsidRDefault="3391E919">
      <w:pPr>
        <w:rPr>
          <w:rFonts w:ascii="Montserrat" w:eastAsia="Montserrat" w:hAnsi="Montserrat" w:cs="Montserrat"/>
          <w:lang w:val="en-US"/>
        </w:rPr>
      </w:pPr>
      <w:r w:rsidRPr="63FCF539">
        <w:rPr>
          <w:rFonts w:ascii="Montserrat" w:eastAsia="Montserrat" w:hAnsi="Montserrat" w:cs="Montserrat"/>
          <w:lang w:val="en-US"/>
        </w:rPr>
        <w:t>Medium Severity Defects shall not automatically block acceptance; however, acceptance may be withheld if the aggregate number, nature, or impact of such defects materially degrades functionality, usability,</w:t>
      </w:r>
    </w:p>
    <w:p w14:paraId="69303727" w14:textId="0DB299FC" w:rsidR="3391E919" w:rsidRDefault="3391E919">
      <w:pPr>
        <w:rPr>
          <w:rFonts w:ascii="Montserrat" w:eastAsia="Montserrat" w:hAnsi="Montserrat" w:cs="Montserrat"/>
          <w:lang w:val="en-US"/>
        </w:rPr>
      </w:pPr>
      <w:r w:rsidRPr="63FCF539">
        <w:rPr>
          <w:rFonts w:ascii="Montserrat" w:eastAsia="Montserrat" w:hAnsi="Montserrat" w:cs="Montserrat"/>
          <w:lang w:val="en-US"/>
        </w:rPr>
        <w:t>performance, security posture, data integrity, or end‑user experience, as reasonably determined by CLIENT.</w:t>
      </w:r>
    </w:p>
    <w:p w14:paraId="73F4A79F" w14:textId="70AD10FF" w:rsidR="63FCF539" w:rsidRDefault="659967CA" w:rsidP="784BC8A7">
      <w:pPr>
        <w:rPr>
          <w:rFonts w:ascii="Montserrat" w:eastAsia="Montserrat" w:hAnsi="Montserrat" w:cs="Montserrat"/>
          <w:lang w:val="en-US"/>
        </w:rPr>
      </w:pPr>
      <w:r w:rsidRPr="784BC8A7">
        <w:rPr>
          <w:rFonts w:ascii="Montserrat" w:eastAsia="Montserrat" w:hAnsi="Montserrat" w:cs="Montserrat"/>
          <w:lang w:val="en-US"/>
        </w:rPr>
        <w:t>Medium Severity Defects that affect core customer journeys, administrative workflows, regulatory obligations, or production operability may, in the aggregate or individually, constitute grounds for rejection.</w:t>
      </w:r>
    </w:p>
    <w:p w14:paraId="6876C14F" w14:textId="77777777" w:rsidR="009E74E7" w:rsidRDefault="009E74E7" w:rsidP="00EF548B">
      <w:pPr>
        <w:rPr>
          <w:ins w:id="95" w:author="Kathryn Murphy" w:date="2026-02-27T13:39:00Z" w16du:dateUtc="2026-02-27T18:39:00Z"/>
          <w:rFonts w:ascii="Montserrat" w:eastAsia="Montserrat" w:hAnsi="Montserrat" w:cs="Montserrat"/>
          <w:u w:val="single"/>
          <w:lang w:val="en-US" w:eastAsia="ja-JP"/>
        </w:rPr>
      </w:pPr>
    </w:p>
    <w:p w14:paraId="5F713E5E" w14:textId="667C2FBD" w:rsidR="00DD6663" w:rsidRPr="009E74E7" w:rsidRDefault="00DD6663" w:rsidP="00DD6663">
      <w:pPr>
        <w:ind w:left="-90"/>
        <w:rPr>
          <w:ins w:id="96" w:author="Kathryn Murphy" w:date="2026-02-27T13:39:00Z" w16du:dateUtc="2026-02-27T18:39:00Z"/>
          <w:rFonts w:ascii="Montserrat" w:eastAsia="Montserrat" w:hAnsi="Montserrat" w:cs="Montserrat"/>
          <w:u w:val="single"/>
          <w:lang w:val="en-US"/>
        </w:rPr>
        <w:pPrChange w:id="97" w:author="Kathryn Murphy" w:date="2026-02-27T13:44:00Z" w16du:dateUtc="2026-02-27T18:44:00Z">
          <w:pPr>
            <w:ind w:left="0"/>
          </w:pPr>
        </w:pPrChange>
      </w:pPr>
      <w:ins w:id="98" w:author="Kathryn Murphy" w:date="2026-02-27T13:39:00Z" w16du:dateUtc="2026-02-27T18:39:00Z">
        <w:r w:rsidRPr="009E74E7">
          <w:rPr>
            <w:rFonts w:ascii="Montserrat" w:eastAsia="Montserrat" w:hAnsi="Montserrat" w:cs="Montserrat"/>
            <w:u w:val="single"/>
            <w:lang w:val="en-US"/>
          </w:rPr>
          <w:t>2.8.</w:t>
        </w:r>
        <w:r>
          <w:rPr>
            <w:rFonts w:ascii="Montserrat" w:eastAsia="Montserrat" w:hAnsi="Montserrat" w:cs="Montserrat"/>
            <w:u w:val="single"/>
            <w:lang w:val="en-US"/>
          </w:rPr>
          <w:t>9</w:t>
        </w:r>
        <w:r w:rsidRPr="009E74E7">
          <w:rPr>
            <w:rFonts w:ascii="Montserrat" w:eastAsia="Montserrat" w:hAnsi="Montserrat" w:cs="Montserrat"/>
            <w:u w:val="single"/>
            <w:lang w:val="en-US"/>
          </w:rPr>
          <w:t xml:space="preserve"> </w:t>
        </w:r>
        <w:r>
          <w:rPr>
            <w:rFonts w:ascii="Montserrat" w:eastAsia="Montserrat" w:hAnsi="Montserrat" w:cs="Montserrat"/>
            <w:u w:val="single"/>
            <w:lang w:val="en-US"/>
          </w:rPr>
          <w:t>Warranty</w:t>
        </w:r>
      </w:ins>
    </w:p>
    <w:p w14:paraId="63749EC8" w14:textId="71D689DB" w:rsidR="00DD6663" w:rsidRDefault="00DD6663" w:rsidP="00EF548B">
      <w:pPr>
        <w:rPr>
          <w:ins w:id="99" w:author="Kathryn Murphy" w:date="2026-02-27T13:39:00Z" w16du:dateUtc="2026-02-27T18:39:00Z"/>
          <w:rFonts w:ascii="Montserrat" w:eastAsia="Montserrat" w:hAnsi="Montserrat" w:cs="Montserrat"/>
          <w:u w:val="single"/>
          <w:lang w:val="en-US" w:eastAsia="ja-JP"/>
        </w:rPr>
      </w:pPr>
      <w:ins w:id="100" w:author="Kathryn Murphy" w:date="2026-02-27T13:39:00Z" w16du:dateUtc="2026-02-27T18:39:00Z">
        <w:r>
          <w:rPr>
            <w:rFonts w:ascii="Montserrat" w:eastAsia="Montserrat" w:hAnsi="Montserrat" w:cs="Montserrat"/>
            <w:lang w:val="en-US"/>
          </w:rPr>
          <w:t>For the purposes of the SOW, the Warranty Period shall b</w:t>
        </w:r>
      </w:ins>
      <w:ins w:id="101" w:author="Kathryn Murphy" w:date="2026-02-27T13:40:00Z" w16du:dateUtc="2026-02-27T18:40:00Z">
        <w:r>
          <w:rPr>
            <w:rFonts w:ascii="Montserrat" w:eastAsia="Montserrat" w:hAnsi="Montserrat" w:cs="Montserrat"/>
            <w:lang w:val="en-US"/>
          </w:rPr>
          <w:t>e 45</w:t>
        </w:r>
      </w:ins>
      <w:ins w:id="102" w:author="Kathryn Murphy" w:date="2026-02-27T13:41:00Z" w16du:dateUtc="2026-02-27T18:41:00Z">
        <w:r>
          <w:rPr>
            <w:rFonts w:ascii="Montserrat" w:eastAsia="Montserrat" w:hAnsi="Montserrat" w:cs="Montserrat"/>
            <w:lang w:val="en-US"/>
          </w:rPr>
          <w:t xml:space="preserve"> Days. </w:t>
        </w:r>
      </w:ins>
    </w:p>
    <w:p w14:paraId="398F3AA6" w14:textId="77777777" w:rsidR="00DD6663" w:rsidRDefault="00DD6663" w:rsidP="00EF548B">
      <w:pPr>
        <w:rPr>
          <w:rFonts w:ascii="Montserrat" w:eastAsia="Montserrat" w:hAnsi="Montserrat" w:cs="Montserrat"/>
          <w:u w:val="single"/>
          <w:lang w:val="en-US" w:eastAsia="ja-JP"/>
        </w:rPr>
      </w:pPr>
    </w:p>
    <w:p w14:paraId="4724723E" w14:textId="432F2623" w:rsidR="009E74E7" w:rsidRPr="009E74E7" w:rsidRDefault="009E74E7" w:rsidP="009E74E7">
      <w:pPr>
        <w:ind w:left="0"/>
        <w:rPr>
          <w:rFonts w:ascii="Montserrat" w:eastAsia="Montserrat" w:hAnsi="Montserrat" w:cs="Montserrat"/>
          <w:u w:val="single"/>
          <w:lang w:val="en-US"/>
        </w:rPr>
      </w:pPr>
      <w:r w:rsidRPr="009E74E7">
        <w:rPr>
          <w:rFonts w:ascii="Montserrat" w:eastAsia="Montserrat" w:hAnsi="Montserrat" w:cs="Montserrat"/>
          <w:u w:val="single"/>
          <w:lang w:val="en-US"/>
        </w:rPr>
        <w:t>2.8.</w:t>
      </w:r>
      <w:ins w:id="103" w:author="Kathryn Murphy" w:date="2026-02-27T13:50:00Z" w16du:dateUtc="2026-02-27T18:50:00Z">
        <w:r w:rsidR="00265875">
          <w:rPr>
            <w:rFonts w:ascii="Montserrat" w:eastAsia="Montserrat" w:hAnsi="Montserrat" w:cs="Montserrat"/>
            <w:u w:val="single"/>
            <w:lang w:val="en-US"/>
          </w:rPr>
          <w:t>10</w:t>
        </w:r>
      </w:ins>
      <w:del w:id="104" w:author="Kathryn Murphy" w:date="2026-02-27T13:50:00Z" w16du:dateUtc="2026-02-27T18:50:00Z">
        <w:r w:rsidR="007739A3" w:rsidDel="00265875">
          <w:rPr>
            <w:rFonts w:ascii="Montserrat" w:eastAsia="Montserrat" w:hAnsi="Montserrat" w:cs="Montserrat"/>
            <w:u w:val="single"/>
            <w:lang w:val="en-US"/>
          </w:rPr>
          <w:delText>9</w:delText>
        </w:r>
      </w:del>
      <w:r w:rsidRPr="009E74E7">
        <w:rPr>
          <w:rFonts w:ascii="Montserrat" w:eastAsia="Montserrat" w:hAnsi="Montserrat" w:cs="Montserrat"/>
          <w:u w:val="single"/>
          <w:lang w:val="en-US"/>
        </w:rPr>
        <w:t xml:space="preserve"> </w:t>
      </w:r>
      <w:r w:rsidR="002D2A49">
        <w:rPr>
          <w:rFonts w:ascii="Montserrat" w:eastAsia="Montserrat" w:hAnsi="Montserrat" w:cs="Montserrat"/>
          <w:u w:val="single"/>
          <w:lang w:val="en-US"/>
        </w:rPr>
        <w:t xml:space="preserve">Service </w:t>
      </w:r>
      <w:r>
        <w:rPr>
          <w:rFonts w:ascii="Montserrat" w:eastAsia="Montserrat" w:hAnsi="Montserrat" w:cs="Montserrat"/>
          <w:u w:val="single"/>
          <w:lang w:val="en-US"/>
        </w:rPr>
        <w:t>Hours and SLAs</w:t>
      </w:r>
    </w:p>
    <w:p w14:paraId="4F441AFB" w14:textId="61F8D717" w:rsidR="009E74E7" w:rsidRPr="009E74E7" w:rsidRDefault="002D2A49" w:rsidP="009E74E7">
      <w:pPr>
        <w:ind w:left="0"/>
        <w:rPr>
          <w:rFonts w:ascii="Montserrat" w:eastAsia="Montserrat" w:hAnsi="Montserrat" w:cs="Montserrat"/>
          <w:lang w:val="en-US"/>
        </w:rPr>
      </w:pPr>
      <w:r>
        <w:rPr>
          <w:rFonts w:ascii="Montserrat" w:eastAsia="Montserrat" w:hAnsi="Montserrat" w:cs="Montserrat"/>
          <w:lang w:val="en-US"/>
        </w:rPr>
        <w:t>Services</w:t>
      </w:r>
      <w:r w:rsidR="009E74E7" w:rsidRPr="009E74E7">
        <w:rPr>
          <w:rFonts w:ascii="Montserrat" w:eastAsia="Montserrat" w:hAnsi="Montserrat" w:cs="Montserrat"/>
          <w:lang w:val="en-US"/>
        </w:rPr>
        <w:t xml:space="preserve"> are provided during the following hours:</w:t>
      </w:r>
    </w:p>
    <w:p w14:paraId="5A8F8467" w14:textId="47A0FA32"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9:00am – 5:00pm Eastern Time</w:t>
      </w:r>
      <w:r>
        <w:rPr>
          <w:rFonts w:ascii="Montserrat" w:eastAsia="Montserrat" w:hAnsi="Montserrat" w:cs="Montserrat"/>
          <w:lang w:val="en-US"/>
        </w:rPr>
        <w:t xml:space="preserve">, </w:t>
      </w:r>
      <w:r w:rsidRPr="009E74E7">
        <w:rPr>
          <w:rFonts w:ascii="Montserrat" w:eastAsia="Montserrat" w:hAnsi="Montserrat" w:cs="Montserrat"/>
          <w:lang w:val="en-US"/>
        </w:rPr>
        <w:t>Monday through Friday</w:t>
      </w:r>
      <w:r>
        <w:rPr>
          <w:rFonts w:ascii="Montserrat" w:eastAsia="Montserrat" w:hAnsi="Montserrat" w:cs="Montserrat"/>
          <w:lang w:val="en-US"/>
        </w:rPr>
        <w:t xml:space="preserve">, </w:t>
      </w:r>
      <w:r w:rsidRPr="009E74E7">
        <w:rPr>
          <w:rFonts w:ascii="Montserrat" w:eastAsia="Montserrat" w:hAnsi="Montserrat" w:cs="Montserrat"/>
          <w:lang w:val="en-US"/>
        </w:rPr>
        <w:t>Excluding Orases Holidays</w:t>
      </w:r>
    </w:p>
    <w:p w14:paraId="5D89F411" w14:textId="77777777" w:rsidR="009E74E7" w:rsidRDefault="009E74E7" w:rsidP="009E74E7">
      <w:pPr>
        <w:ind w:left="0"/>
        <w:rPr>
          <w:rFonts w:ascii="Montserrat" w:eastAsia="Montserrat" w:hAnsi="Montserrat" w:cs="Montserrat"/>
          <w:lang w:val="en-US"/>
        </w:rPr>
      </w:pPr>
    </w:p>
    <w:p w14:paraId="41B2030B" w14:textId="25B0EDAF"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b/>
          <w:bCs/>
          <w:lang w:val="en-US"/>
        </w:rPr>
        <w:t>Orases Holidays:</w:t>
      </w:r>
      <w:r>
        <w:rPr>
          <w:rFonts w:ascii="Montserrat" w:eastAsia="Montserrat" w:hAnsi="Montserrat" w:cs="Montserrat"/>
          <w:lang w:val="en-US"/>
        </w:rPr>
        <w:t xml:space="preserve"> </w:t>
      </w:r>
      <w:r w:rsidRPr="009E74E7">
        <w:rPr>
          <w:rFonts w:ascii="Montserrat" w:eastAsia="Montserrat" w:hAnsi="Montserrat" w:cs="Montserrat"/>
          <w:lang w:val="en-US"/>
        </w:rPr>
        <w:t>New Year’s Day</w:t>
      </w:r>
      <w:r>
        <w:rPr>
          <w:rFonts w:ascii="Montserrat" w:eastAsia="Montserrat" w:hAnsi="Montserrat" w:cs="Montserrat"/>
          <w:lang w:val="en-US"/>
        </w:rPr>
        <w:t xml:space="preserve">, </w:t>
      </w:r>
      <w:r w:rsidRPr="009E74E7">
        <w:rPr>
          <w:rFonts w:ascii="Montserrat" w:eastAsia="Montserrat" w:hAnsi="Montserrat" w:cs="Montserrat"/>
          <w:lang w:val="en-US"/>
        </w:rPr>
        <w:t>Martin Luther King Jr. Day</w:t>
      </w:r>
      <w:r>
        <w:rPr>
          <w:rFonts w:ascii="Montserrat" w:eastAsia="Montserrat" w:hAnsi="Montserrat" w:cs="Montserrat"/>
          <w:lang w:val="en-US"/>
        </w:rPr>
        <w:t xml:space="preserve">, </w:t>
      </w:r>
      <w:r w:rsidRPr="009E74E7">
        <w:rPr>
          <w:rFonts w:ascii="Montserrat" w:eastAsia="Montserrat" w:hAnsi="Montserrat" w:cs="Montserrat"/>
          <w:lang w:val="en-US"/>
        </w:rPr>
        <w:t>Presidents’ Day</w:t>
      </w:r>
      <w:r>
        <w:rPr>
          <w:rFonts w:ascii="Montserrat" w:eastAsia="Montserrat" w:hAnsi="Montserrat" w:cs="Montserrat"/>
          <w:lang w:val="en-US"/>
        </w:rPr>
        <w:t xml:space="preserve">, </w:t>
      </w:r>
      <w:r w:rsidRPr="009E74E7">
        <w:rPr>
          <w:rFonts w:ascii="Montserrat" w:eastAsia="Montserrat" w:hAnsi="Montserrat" w:cs="Montserrat"/>
          <w:lang w:val="en-US"/>
        </w:rPr>
        <w:t>Memorial Day</w:t>
      </w:r>
      <w:r>
        <w:rPr>
          <w:rFonts w:ascii="Montserrat" w:eastAsia="Montserrat" w:hAnsi="Montserrat" w:cs="Montserrat"/>
          <w:lang w:val="en-US"/>
        </w:rPr>
        <w:t xml:space="preserve">, </w:t>
      </w:r>
      <w:r w:rsidRPr="009E74E7">
        <w:rPr>
          <w:rFonts w:ascii="Montserrat" w:eastAsia="Montserrat" w:hAnsi="Montserrat" w:cs="Montserrat"/>
          <w:lang w:val="en-US"/>
        </w:rPr>
        <w:t>Juneteenth</w:t>
      </w:r>
      <w:r>
        <w:rPr>
          <w:rFonts w:ascii="Montserrat" w:eastAsia="Montserrat" w:hAnsi="Montserrat" w:cs="Montserrat"/>
          <w:lang w:val="en-US"/>
        </w:rPr>
        <w:t xml:space="preserve">, </w:t>
      </w:r>
      <w:r w:rsidRPr="009E74E7">
        <w:rPr>
          <w:rFonts w:ascii="Montserrat" w:eastAsia="Montserrat" w:hAnsi="Montserrat" w:cs="Montserrat"/>
          <w:lang w:val="en-US"/>
        </w:rPr>
        <w:t>Independence Day</w:t>
      </w:r>
      <w:r>
        <w:rPr>
          <w:rFonts w:ascii="Montserrat" w:eastAsia="Montserrat" w:hAnsi="Montserrat" w:cs="Montserrat"/>
          <w:lang w:val="en-US"/>
        </w:rPr>
        <w:t xml:space="preserve">, </w:t>
      </w:r>
      <w:r w:rsidRPr="009E74E7">
        <w:rPr>
          <w:rFonts w:ascii="Montserrat" w:eastAsia="Montserrat" w:hAnsi="Montserrat" w:cs="Montserrat"/>
          <w:lang w:val="en-US"/>
        </w:rPr>
        <w:t>Labor Day</w:t>
      </w:r>
      <w:r>
        <w:rPr>
          <w:rFonts w:ascii="Montserrat" w:eastAsia="Montserrat" w:hAnsi="Montserrat" w:cs="Montserrat"/>
          <w:lang w:val="en-US"/>
        </w:rPr>
        <w:t xml:space="preserve">, </w:t>
      </w:r>
      <w:r w:rsidRPr="009E74E7">
        <w:rPr>
          <w:rFonts w:ascii="Montserrat" w:eastAsia="Montserrat" w:hAnsi="Montserrat" w:cs="Montserrat"/>
          <w:lang w:val="en-US"/>
        </w:rPr>
        <w:t>Thanksgiving Day</w:t>
      </w:r>
      <w:r>
        <w:rPr>
          <w:rFonts w:ascii="Montserrat" w:eastAsia="Montserrat" w:hAnsi="Montserrat" w:cs="Montserrat"/>
          <w:lang w:val="en-US"/>
        </w:rPr>
        <w:t>, t</w:t>
      </w:r>
      <w:r w:rsidRPr="009E74E7">
        <w:rPr>
          <w:rFonts w:ascii="Montserrat" w:eastAsia="Montserrat" w:hAnsi="Montserrat" w:cs="Montserrat"/>
          <w:lang w:val="en-US"/>
        </w:rPr>
        <w:t>he Friday following Thanksgiving</w:t>
      </w:r>
      <w:r>
        <w:rPr>
          <w:rFonts w:ascii="Montserrat" w:eastAsia="Montserrat" w:hAnsi="Montserrat" w:cs="Montserrat"/>
          <w:lang w:val="en-US"/>
        </w:rPr>
        <w:t>, Christmas Day, th</w:t>
      </w:r>
      <w:r w:rsidRPr="009E74E7">
        <w:rPr>
          <w:rFonts w:ascii="Montserrat" w:eastAsia="Montserrat" w:hAnsi="Montserrat" w:cs="Montserrat"/>
          <w:lang w:val="en-US"/>
        </w:rPr>
        <w:t>e week between Christmas Day and New Year’s Day</w:t>
      </w:r>
    </w:p>
    <w:p w14:paraId="554635E7" w14:textId="72B81812" w:rsidR="009E74E7" w:rsidRPr="009E74E7" w:rsidRDefault="009E74E7" w:rsidP="009E74E7">
      <w:pPr>
        <w:ind w:left="0"/>
        <w:rPr>
          <w:rFonts w:ascii="Montserrat" w:eastAsia="Montserrat" w:hAnsi="Montserrat" w:cs="Montserrat"/>
          <w:i/>
          <w:iCs/>
          <w:lang w:val="en-US"/>
        </w:rPr>
      </w:pPr>
      <w:r w:rsidRPr="009E74E7">
        <w:rPr>
          <w:rFonts w:ascii="Montserrat" w:eastAsia="Montserrat" w:hAnsi="Montserrat" w:cs="Montserrat"/>
          <w:i/>
          <w:iCs/>
          <w:lang w:val="en-US"/>
        </w:rPr>
        <w:t>For the above holidays, the date designated as the applicable federal holiday shall be used.</w:t>
      </w:r>
    </w:p>
    <w:p w14:paraId="45BBB4A9" w14:textId="77777777" w:rsidR="009E74E7" w:rsidRDefault="009E74E7" w:rsidP="009E74E7">
      <w:pPr>
        <w:ind w:left="0"/>
        <w:rPr>
          <w:rFonts w:ascii="Montserrat" w:eastAsia="Montserrat" w:hAnsi="Montserrat" w:cs="Montserrat"/>
          <w:lang w:val="en-US"/>
        </w:rPr>
      </w:pPr>
    </w:p>
    <w:p w14:paraId="4F5A685F" w14:textId="499A765D" w:rsid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lastRenderedPageBreak/>
        <w:t>Support requests submitted outside of Support Hours will be deemed received at the start of the next Business Day unless otherwise agreed in writing.</w:t>
      </w:r>
    </w:p>
    <w:p w14:paraId="319301BF" w14:textId="77777777" w:rsidR="009E74E7" w:rsidRDefault="009E74E7" w:rsidP="009E74E7">
      <w:pPr>
        <w:ind w:left="0"/>
        <w:rPr>
          <w:rFonts w:ascii="Montserrat" w:eastAsia="Montserrat" w:hAnsi="Montserrat" w:cs="Montserrat"/>
          <w:lang w:val="en-US"/>
        </w:rPr>
      </w:pPr>
    </w:p>
    <w:p w14:paraId="067D5CA9" w14:textId="677D1B9E" w:rsidR="009E74E7" w:rsidRPr="009E74E7" w:rsidRDefault="009E74E7" w:rsidP="009E74E7">
      <w:pPr>
        <w:ind w:left="0"/>
        <w:rPr>
          <w:rFonts w:ascii="Montserrat" w:eastAsia="Montserrat" w:hAnsi="Montserrat" w:cs="Montserrat"/>
          <w:b/>
          <w:bCs/>
          <w:lang w:val="en-US"/>
        </w:rPr>
      </w:pPr>
      <w:r w:rsidRPr="009E74E7">
        <w:rPr>
          <w:rFonts w:ascii="Montserrat" w:eastAsia="Montserrat" w:hAnsi="Montserrat" w:cs="Montserrat"/>
          <w:b/>
          <w:bCs/>
          <w:lang w:val="en-US"/>
        </w:rPr>
        <w:t>Service Levels &amp; Incident Response</w:t>
      </w:r>
    </w:p>
    <w:p w14:paraId="12587E30" w14:textId="2CBBC045"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 xml:space="preserve">Orases shall use commercially reasonable efforts to meet the following response </w:t>
      </w:r>
      <w:r w:rsidR="002D2A49">
        <w:rPr>
          <w:rFonts w:ascii="Montserrat" w:eastAsia="Montserrat" w:hAnsi="Montserrat" w:cs="Montserrat"/>
          <w:lang w:val="en-US"/>
        </w:rPr>
        <w:t>resource targets</w:t>
      </w:r>
      <w:r w:rsidRPr="009E74E7">
        <w:rPr>
          <w:rFonts w:ascii="Montserrat" w:eastAsia="Montserrat" w:hAnsi="Montserrat" w:cs="Montserrat"/>
          <w:lang w:val="en-US"/>
        </w:rPr>
        <w:t>:</w:t>
      </w:r>
    </w:p>
    <w:tbl>
      <w:tblPr>
        <w:tblStyle w:val="TableGrid"/>
        <w:tblW w:w="0" w:type="auto"/>
        <w:tblLayout w:type="fixed"/>
        <w:tblLook w:val="04A0" w:firstRow="1" w:lastRow="0" w:firstColumn="1" w:lastColumn="0" w:noHBand="0" w:noVBand="1"/>
      </w:tblPr>
      <w:tblGrid>
        <w:gridCol w:w="1435"/>
        <w:gridCol w:w="2340"/>
        <w:gridCol w:w="2340"/>
        <w:gridCol w:w="2340"/>
        <w:gridCol w:w="2335"/>
      </w:tblGrid>
      <w:tr w:rsidR="002D2A49" w14:paraId="0088E9EE" w14:textId="77777777" w:rsidTr="002D2A49">
        <w:trPr>
          <w:trHeight w:val="341"/>
        </w:trPr>
        <w:tc>
          <w:tcPr>
            <w:tcW w:w="1435" w:type="dxa"/>
            <w:vMerge w:val="restart"/>
            <w:shd w:val="clear" w:color="auto" w:fill="D9D9D9" w:themeFill="background1" w:themeFillShade="D9"/>
            <w:vAlign w:val="center"/>
          </w:tcPr>
          <w:p w14:paraId="119140AC" w14:textId="2535D9DC" w:rsidR="002D2A49" w:rsidRPr="009E74E7" w:rsidRDefault="002D2A49" w:rsidP="002D2A49">
            <w:pPr>
              <w:ind w:left="0" w:right="0"/>
              <w:rPr>
                <w:rFonts w:ascii="Montserrat" w:eastAsia="Montserrat" w:hAnsi="Montserrat" w:cs="Montserrat"/>
                <w:b/>
                <w:bCs/>
                <w:lang w:val="en-US"/>
              </w:rPr>
            </w:pPr>
            <w:r w:rsidRPr="009E74E7">
              <w:rPr>
                <w:rFonts w:ascii="Montserrat" w:eastAsia="Montserrat" w:hAnsi="Montserrat" w:cs="Montserrat"/>
                <w:b/>
                <w:bCs/>
                <w:lang w:val="en-US"/>
              </w:rPr>
              <w:t>Severity Level</w:t>
            </w:r>
          </w:p>
        </w:tc>
        <w:tc>
          <w:tcPr>
            <w:tcW w:w="4680" w:type="dxa"/>
            <w:gridSpan w:val="2"/>
            <w:shd w:val="clear" w:color="auto" w:fill="D9D9D9" w:themeFill="background1" w:themeFillShade="D9"/>
            <w:vAlign w:val="center"/>
          </w:tcPr>
          <w:p w14:paraId="75DCFEFE" w14:textId="496E1CAD" w:rsidR="002D2A49" w:rsidRDefault="002D2A49" w:rsidP="002D2A49">
            <w:pPr>
              <w:ind w:left="0"/>
              <w:jc w:val="center"/>
              <w:rPr>
                <w:rFonts w:ascii="Montserrat" w:eastAsia="Montserrat" w:hAnsi="Montserrat" w:cs="Montserrat"/>
                <w:b/>
                <w:bCs/>
                <w:lang w:val="en-US"/>
              </w:rPr>
            </w:pPr>
            <w:r>
              <w:rPr>
                <w:rFonts w:ascii="Montserrat" w:eastAsia="Montserrat" w:hAnsi="Montserrat" w:cs="Montserrat"/>
                <w:b/>
                <w:bCs/>
                <w:lang w:val="en-US"/>
              </w:rPr>
              <w:t>Response Time Target</w:t>
            </w:r>
          </w:p>
        </w:tc>
        <w:tc>
          <w:tcPr>
            <w:tcW w:w="4675" w:type="dxa"/>
            <w:gridSpan w:val="2"/>
            <w:shd w:val="clear" w:color="auto" w:fill="D9D9D9" w:themeFill="background1" w:themeFillShade="D9"/>
            <w:vAlign w:val="center"/>
          </w:tcPr>
          <w:p w14:paraId="43ED4550" w14:textId="6CF2565F" w:rsidR="002D2A49" w:rsidRDefault="002D2A49" w:rsidP="002D2A49">
            <w:pPr>
              <w:ind w:left="0"/>
              <w:jc w:val="center"/>
              <w:rPr>
                <w:rFonts w:ascii="Montserrat" w:eastAsia="Montserrat" w:hAnsi="Montserrat" w:cs="Montserrat"/>
                <w:b/>
                <w:bCs/>
                <w:lang w:val="en-US"/>
              </w:rPr>
            </w:pPr>
            <w:r>
              <w:rPr>
                <w:rFonts w:ascii="Montserrat" w:eastAsia="Montserrat" w:hAnsi="Montserrat" w:cs="Montserrat"/>
                <w:b/>
                <w:bCs/>
                <w:lang w:val="en-US"/>
              </w:rPr>
              <w:t>Resourced Target</w:t>
            </w:r>
          </w:p>
        </w:tc>
      </w:tr>
      <w:tr w:rsidR="002D2A49" w14:paraId="126CCDDA" w14:textId="38896447" w:rsidTr="002D2A49">
        <w:trPr>
          <w:trHeight w:val="341"/>
        </w:trPr>
        <w:tc>
          <w:tcPr>
            <w:tcW w:w="1435" w:type="dxa"/>
            <w:vMerge/>
            <w:shd w:val="clear" w:color="auto" w:fill="D9D9D9" w:themeFill="background1" w:themeFillShade="D9"/>
            <w:vAlign w:val="center"/>
          </w:tcPr>
          <w:p w14:paraId="28483A3C" w14:textId="37FAA26C" w:rsidR="002D2A49" w:rsidRPr="009E74E7" w:rsidRDefault="002D2A49" w:rsidP="002D2A49">
            <w:pPr>
              <w:ind w:left="0"/>
              <w:rPr>
                <w:rFonts w:ascii="Montserrat" w:eastAsia="Montserrat" w:hAnsi="Montserrat" w:cs="Montserrat"/>
                <w:b/>
                <w:bCs/>
                <w:lang w:val="en-US"/>
              </w:rPr>
            </w:pPr>
          </w:p>
        </w:tc>
        <w:tc>
          <w:tcPr>
            <w:tcW w:w="2340" w:type="dxa"/>
            <w:shd w:val="clear" w:color="auto" w:fill="D9D9D9" w:themeFill="background1" w:themeFillShade="D9"/>
            <w:vAlign w:val="center"/>
          </w:tcPr>
          <w:p w14:paraId="66894649" w14:textId="6E6A669D" w:rsidR="002D2A49" w:rsidRPr="009E74E7"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Hypercare </w:t>
            </w:r>
          </w:p>
        </w:tc>
        <w:tc>
          <w:tcPr>
            <w:tcW w:w="2340" w:type="dxa"/>
            <w:shd w:val="clear" w:color="auto" w:fill="D9D9D9" w:themeFill="background1" w:themeFillShade="D9"/>
            <w:vAlign w:val="center"/>
          </w:tcPr>
          <w:p w14:paraId="3B5A4DF0" w14:textId="0897A8DF" w:rsidR="002D2A49" w:rsidRPr="009E74E7"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Production Support </w:t>
            </w:r>
          </w:p>
        </w:tc>
        <w:tc>
          <w:tcPr>
            <w:tcW w:w="2340" w:type="dxa"/>
            <w:shd w:val="clear" w:color="auto" w:fill="D9D9D9" w:themeFill="background1" w:themeFillShade="D9"/>
            <w:vAlign w:val="center"/>
          </w:tcPr>
          <w:p w14:paraId="2B67DBAE" w14:textId="69641F15" w:rsidR="002D2A49"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Hypercare </w:t>
            </w:r>
          </w:p>
        </w:tc>
        <w:tc>
          <w:tcPr>
            <w:tcW w:w="2335" w:type="dxa"/>
            <w:shd w:val="clear" w:color="auto" w:fill="D9D9D9" w:themeFill="background1" w:themeFillShade="D9"/>
            <w:vAlign w:val="center"/>
          </w:tcPr>
          <w:p w14:paraId="09D8D72E" w14:textId="015C1B6F" w:rsidR="002D2A49"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Production Support </w:t>
            </w:r>
          </w:p>
        </w:tc>
      </w:tr>
      <w:tr w:rsidR="002D2A49" w14:paraId="54945595" w14:textId="5EC3BBF4" w:rsidTr="002D2A49">
        <w:trPr>
          <w:trHeight w:val="629"/>
        </w:trPr>
        <w:tc>
          <w:tcPr>
            <w:tcW w:w="1435" w:type="dxa"/>
            <w:vAlign w:val="center"/>
          </w:tcPr>
          <w:p w14:paraId="7321D99E" w14:textId="3659059B" w:rsidR="002D2A49" w:rsidRPr="009E74E7" w:rsidRDefault="002D2A49" w:rsidP="002D2A49">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Critical</w:t>
            </w:r>
          </w:p>
        </w:tc>
        <w:tc>
          <w:tcPr>
            <w:tcW w:w="2340" w:type="dxa"/>
            <w:vAlign w:val="center"/>
          </w:tcPr>
          <w:p w14:paraId="301BA014" w14:textId="2484CC58" w:rsidR="002D2A49"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Pr>
                <w:rFonts w:ascii="Montserrat" w:eastAsia="Montserrat" w:hAnsi="Montserrat" w:cs="Montserrat"/>
                <w:lang w:val="en-US"/>
              </w:rPr>
              <w:t>1</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40" w:type="dxa"/>
            <w:vAlign w:val="center"/>
          </w:tcPr>
          <w:p w14:paraId="2ED8F74F" w14:textId="3F67C7C2" w:rsidR="002D2A49"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sidR="002D0C55">
              <w:rPr>
                <w:rFonts w:ascii="Montserrat" w:eastAsia="Montserrat" w:hAnsi="Montserrat" w:cs="Montserrat"/>
                <w:lang w:val="en-US"/>
              </w:rPr>
              <w:t>2</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40" w:type="dxa"/>
            <w:vAlign w:val="center"/>
          </w:tcPr>
          <w:p w14:paraId="63CEE516" w14:textId="59E38AA2" w:rsidR="002D2A49" w:rsidRPr="00842730"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Pr>
                <w:rFonts w:ascii="Montserrat" w:eastAsia="Montserrat" w:hAnsi="Montserrat" w:cs="Montserrat"/>
                <w:lang w:val="en-US"/>
              </w:rPr>
              <w:t>1</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35" w:type="dxa"/>
            <w:vAlign w:val="center"/>
          </w:tcPr>
          <w:p w14:paraId="160E5AFB" w14:textId="56E0F4AC" w:rsidR="002D2A49" w:rsidRPr="00842730"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sidR="002D0C55">
              <w:rPr>
                <w:rFonts w:ascii="Montserrat" w:eastAsia="Montserrat" w:hAnsi="Montserrat" w:cs="Montserrat"/>
                <w:lang w:val="en-US"/>
              </w:rPr>
              <w:t>2</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r>
      <w:tr w:rsidR="002D2A49" w14:paraId="6E7E482C" w14:textId="3FC512C5" w:rsidTr="002D2A49">
        <w:trPr>
          <w:trHeight w:val="665"/>
        </w:trPr>
        <w:tc>
          <w:tcPr>
            <w:tcW w:w="1435" w:type="dxa"/>
            <w:vAlign w:val="center"/>
          </w:tcPr>
          <w:p w14:paraId="59A424B2" w14:textId="46D20A72" w:rsidR="002D2A49" w:rsidRPr="009E74E7" w:rsidRDefault="002D2A49" w:rsidP="002D2A49">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High</w:t>
            </w:r>
          </w:p>
        </w:tc>
        <w:tc>
          <w:tcPr>
            <w:tcW w:w="2340" w:type="dxa"/>
            <w:vAlign w:val="center"/>
          </w:tcPr>
          <w:p w14:paraId="457D59E3" w14:textId="6BD0F47F" w:rsidR="002D2A49" w:rsidRDefault="002D2A49" w:rsidP="002D2A49">
            <w:pPr>
              <w:ind w:left="0" w:right="-111"/>
              <w:rPr>
                <w:rFonts w:ascii="Montserrat" w:eastAsia="Montserrat" w:hAnsi="Montserrat" w:cs="Montserrat"/>
                <w:lang w:val="en-US"/>
              </w:rPr>
            </w:pPr>
            <w:r w:rsidRPr="00842730">
              <w:rPr>
                <w:rFonts w:ascii="Montserrat" w:eastAsia="Montserrat" w:hAnsi="Montserrat" w:cs="Montserrat"/>
                <w:lang w:val="en-US"/>
              </w:rPr>
              <w:t xml:space="preserve">Within </w:t>
            </w:r>
            <w:r>
              <w:rPr>
                <w:rFonts w:ascii="Montserrat" w:eastAsia="Montserrat" w:hAnsi="Montserrat" w:cs="Montserrat"/>
                <w:lang w:val="en-US"/>
              </w:rPr>
              <w:t>2</w:t>
            </w:r>
            <w:r w:rsidRPr="00842730">
              <w:rPr>
                <w:rFonts w:ascii="Montserrat" w:eastAsia="Montserrat" w:hAnsi="Montserrat" w:cs="Montserrat"/>
                <w:lang w:val="en-US"/>
              </w:rPr>
              <w:t xml:space="preserve"> business hours</w:t>
            </w:r>
          </w:p>
        </w:tc>
        <w:tc>
          <w:tcPr>
            <w:tcW w:w="2340" w:type="dxa"/>
            <w:vAlign w:val="center"/>
          </w:tcPr>
          <w:p w14:paraId="74EE213E" w14:textId="5D114004" w:rsidR="002D2A49" w:rsidRDefault="002D2A49" w:rsidP="002D2A49">
            <w:pPr>
              <w:ind w:left="0" w:right="-111"/>
              <w:rPr>
                <w:rFonts w:ascii="Montserrat" w:eastAsia="Montserrat" w:hAnsi="Montserrat" w:cs="Montserrat"/>
                <w:lang w:val="en-US"/>
              </w:rPr>
            </w:pPr>
            <w:r w:rsidRPr="00842730">
              <w:rPr>
                <w:rFonts w:ascii="Montserrat" w:eastAsia="Montserrat" w:hAnsi="Montserrat" w:cs="Montserrat"/>
                <w:lang w:val="en-US"/>
              </w:rPr>
              <w:t xml:space="preserve">Within </w:t>
            </w:r>
            <w:r>
              <w:rPr>
                <w:rFonts w:ascii="Montserrat" w:eastAsia="Montserrat" w:hAnsi="Montserrat" w:cs="Montserrat"/>
                <w:lang w:val="en-US"/>
              </w:rPr>
              <w:t>4</w:t>
            </w:r>
            <w:r w:rsidRPr="00842730">
              <w:rPr>
                <w:rFonts w:ascii="Montserrat" w:eastAsia="Montserrat" w:hAnsi="Montserrat" w:cs="Montserrat"/>
                <w:lang w:val="en-US"/>
              </w:rPr>
              <w:t xml:space="preserve"> business hours</w:t>
            </w:r>
          </w:p>
        </w:tc>
        <w:tc>
          <w:tcPr>
            <w:tcW w:w="2340" w:type="dxa"/>
            <w:vAlign w:val="center"/>
          </w:tcPr>
          <w:p w14:paraId="4E0DAF69" w14:textId="5523F18B" w:rsidR="002D2A49" w:rsidRPr="00842730"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Pr>
                <w:rFonts w:ascii="Montserrat" w:eastAsia="Montserrat" w:hAnsi="Montserrat" w:cs="Montserrat"/>
                <w:lang w:val="en-US"/>
              </w:rPr>
              <w:t>2</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35" w:type="dxa"/>
            <w:vAlign w:val="center"/>
          </w:tcPr>
          <w:p w14:paraId="066DE344" w14:textId="5C61B41F" w:rsidR="002D2A49" w:rsidRPr="00842730" w:rsidRDefault="002D2A49" w:rsidP="002D2A49">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r>
      <w:tr w:rsidR="002D0C55" w14:paraId="09F6171B" w14:textId="40B4570F" w:rsidTr="002D2A49">
        <w:trPr>
          <w:trHeight w:val="656"/>
        </w:trPr>
        <w:tc>
          <w:tcPr>
            <w:tcW w:w="1435" w:type="dxa"/>
            <w:vAlign w:val="center"/>
          </w:tcPr>
          <w:p w14:paraId="7DA3BB8A" w14:textId="06BC934F" w:rsidR="002D0C55" w:rsidRPr="009E74E7" w:rsidRDefault="002D0C55" w:rsidP="002D0C55">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Medium</w:t>
            </w:r>
          </w:p>
        </w:tc>
        <w:tc>
          <w:tcPr>
            <w:tcW w:w="2340" w:type="dxa"/>
            <w:vAlign w:val="center"/>
          </w:tcPr>
          <w:p w14:paraId="7F0F1D48" w14:textId="304F8DD9" w:rsidR="002D0C55" w:rsidRDefault="002D0C55" w:rsidP="002D0C55">
            <w:pPr>
              <w:ind w:left="0" w:right="-111"/>
              <w:rPr>
                <w:rFonts w:ascii="Montserrat" w:eastAsia="Montserrat" w:hAnsi="Montserrat" w:cs="Montserrat"/>
                <w:lang w:val="en-US"/>
              </w:rPr>
            </w:pPr>
            <w:r>
              <w:rPr>
                <w:rFonts w:ascii="Montserrat" w:eastAsia="Montserrat" w:hAnsi="Montserrat" w:cs="Montserrat"/>
                <w:lang w:val="en-US"/>
              </w:rPr>
              <w:t>N/A</w:t>
            </w:r>
          </w:p>
        </w:tc>
        <w:tc>
          <w:tcPr>
            <w:tcW w:w="2340" w:type="dxa"/>
            <w:vAlign w:val="center"/>
          </w:tcPr>
          <w:p w14:paraId="01E359BB" w14:textId="3D386B0C" w:rsidR="002D0C55" w:rsidRDefault="002D0C55" w:rsidP="002D0C55">
            <w:pPr>
              <w:ind w:left="0" w:right="-111"/>
              <w:rPr>
                <w:rFonts w:ascii="Montserrat" w:eastAsia="Montserrat" w:hAnsi="Montserrat" w:cs="Montserrat"/>
                <w:lang w:val="en-US"/>
              </w:rPr>
            </w:pPr>
            <w:r>
              <w:rPr>
                <w:rFonts w:ascii="Montserrat" w:eastAsia="Montserrat" w:hAnsi="Montserrat" w:cs="Montserrat"/>
                <w:lang w:val="en-US"/>
              </w:rPr>
              <w:t>Within 1 business day</w:t>
            </w:r>
          </w:p>
        </w:tc>
        <w:tc>
          <w:tcPr>
            <w:tcW w:w="2340" w:type="dxa"/>
            <w:vAlign w:val="center"/>
          </w:tcPr>
          <w:p w14:paraId="287B8803" w14:textId="6DEECD0E"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c>
          <w:tcPr>
            <w:tcW w:w="2335" w:type="dxa"/>
            <w:vAlign w:val="center"/>
          </w:tcPr>
          <w:p w14:paraId="617CAC7E" w14:textId="7711DF9C"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r>
      <w:tr w:rsidR="002D0C55" w14:paraId="7E41EF05" w14:textId="06F25A02" w:rsidTr="002D2A49">
        <w:trPr>
          <w:trHeight w:val="629"/>
        </w:trPr>
        <w:tc>
          <w:tcPr>
            <w:tcW w:w="1435" w:type="dxa"/>
            <w:vAlign w:val="center"/>
          </w:tcPr>
          <w:p w14:paraId="5276BAC8" w14:textId="47B12CC5" w:rsidR="002D0C55" w:rsidRDefault="002D0C55" w:rsidP="002D0C55">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Low</w:t>
            </w:r>
          </w:p>
        </w:tc>
        <w:tc>
          <w:tcPr>
            <w:tcW w:w="2340" w:type="dxa"/>
            <w:vAlign w:val="center"/>
          </w:tcPr>
          <w:p w14:paraId="053581D7" w14:textId="7DAD6B1F" w:rsidR="002D0C55" w:rsidRPr="00842730" w:rsidRDefault="002D0C55" w:rsidP="002D0C55">
            <w:pPr>
              <w:ind w:left="0" w:right="-111"/>
              <w:rPr>
                <w:rFonts w:ascii="Montserrat" w:eastAsia="Montserrat" w:hAnsi="Montserrat" w:cs="Montserrat"/>
                <w:lang w:val="en-US"/>
              </w:rPr>
            </w:pPr>
            <w:r>
              <w:rPr>
                <w:rFonts w:ascii="Montserrat" w:eastAsia="Montserrat" w:hAnsi="Montserrat" w:cs="Montserrat"/>
                <w:lang w:val="en-US"/>
              </w:rPr>
              <w:t>N/A</w:t>
            </w:r>
          </w:p>
        </w:tc>
        <w:tc>
          <w:tcPr>
            <w:tcW w:w="2340" w:type="dxa"/>
            <w:vAlign w:val="center"/>
          </w:tcPr>
          <w:p w14:paraId="70C2DA69" w14:textId="10659E84" w:rsidR="002D0C55" w:rsidRPr="00842730" w:rsidRDefault="002D0C55" w:rsidP="002D0C55">
            <w:pPr>
              <w:ind w:left="0" w:right="-111"/>
              <w:rPr>
                <w:rFonts w:ascii="Montserrat" w:eastAsia="Montserrat" w:hAnsi="Montserrat" w:cs="Montserrat"/>
                <w:lang w:val="en-US"/>
              </w:rPr>
            </w:pPr>
            <w:r>
              <w:rPr>
                <w:rFonts w:ascii="Montserrat" w:eastAsia="Montserrat" w:hAnsi="Montserrat" w:cs="Montserrat"/>
                <w:lang w:val="en-US"/>
              </w:rPr>
              <w:t>Within 3 business days</w:t>
            </w:r>
          </w:p>
        </w:tc>
        <w:tc>
          <w:tcPr>
            <w:tcW w:w="2340" w:type="dxa"/>
            <w:vAlign w:val="center"/>
          </w:tcPr>
          <w:p w14:paraId="591549C6" w14:textId="6BCAE108"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c>
          <w:tcPr>
            <w:tcW w:w="2335" w:type="dxa"/>
            <w:vAlign w:val="center"/>
          </w:tcPr>
          <w:p w14:paraId="1A73B859" w14:textId="16126330"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r>
    </w:tbl>
    <w:p w14:paraId="4EE3C758" w14:textId="77777777" w:rsidR="009E74E7" w:rsidRPr="009E74E7" w:rsidRDefault="009E74E7" w:rsidP="009E74E7">
      <w:pPr>
        <w:ind w:left="0"/>
        <w:rPr>
          <w:rFonts w:ascii="Montserrat" w:eastAsia="Montserrat" w:hAnsi="Montserrat" w:cs="Montserrat"/>
          <w:lang w:val="en-US"/>
        </w:rPr>
      </w:pPr>
    </w:p>
    <w:p w14:paraId="67E9B624" w14:textId="5F193BCB"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Response Time means acknowledgement and triage — not full resolution.</w:t>
      </w:r>
    </w:p>
    <w:p w14:paraId="14A5953B" w14:textId="5A12ED8E"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Resolution timelines depend on:</w:t>
      </w:r>
    </w:p>
    <w:p w14:paraId="47BDB612" w14:textId="6F2D1267" w:rsidR="009E74E7" w:rsidRPr="009E74E7" w:rsidRDefault="009E74E7" w:rsidP="009E74E7">
      <w:pPr>
        <w:pStyle w:val="ListParagraph"/>
        <w:numPr>
          <w:ilvl w:val="0"/>
          <w:numId w:val="49"/>
        </w:numPr>
        <w:rPr>
          <w:rFonts w:ascii="Montserrat" w:eastAsia="Montserrat" w:hAnsi="Montserrat" w:cs="Montserrat"/>
          <w:lang w:val="en-US"/>
        </w:rPr>
      </w:pPr>
      <w:r w:rsidRPr="009E74E7">
        <w:rPr>
          <w:rFonts w:ascii="Montserrat" w:eastAsia="Montserrat" w:hAnsi="Montserrat" w:cs="Montserrat"/>
          <w:lang w:val="en-US"/>
        </w:rPr>
        <w:t>Issue complexity</w:t>
      </w:r>
    </w:p>
    <w:p w14:paraId="6C25D98C" w14:textId="4C166647" w:rsidR="009E74E7" w:rsidRPr="009E74E7" w:rsidRDefault="009E74E7" w:rsidP="009E74E7">
      <w:pPr>
        <w:pStyle w:val="ListParagraph"/>
        <w:numPr>
          <w:ilvl w:val="0"/>
          <w:numId w:val="49"/>
        </w:numPr>
        <w:rPr>
          <w:rFonts w:ascii="Montserrat" w:eastAsia="Montserrat" w:hAnsi="Montserrat" w:cs="Montserrat"/>
          <w:lang w:val="en-US"/>
        </w:rPr>
      </w:pPr>
      <w:r w:rsidRPr="009E74E7">
        <w:rPr>
          <w:rFonts w:ascii="Montserrat" w:eastAsia="Montserrat" w:hAnsi="Montserrat" w:cs="Montserrat"/>
          <w:lang w:val="en-US"/>
        </w:rPr>
        <w:t>Reproducibility</w:t>
      </w:r>
    </w:p>
    <w:p w14:paraId="3EF57CD8" w14:textId="655AED9F" w:rsidR="009E74E7" w:rsidRPr="009E74E7" w:rsidRDefault="009E74E7" w:rsidP="009E74E7">
      <w:pPr>
        <w:pStyle w:val="ListParagraph"/>
        <w:numPr>
          <w:ilvl w:val="0"/>
          <w:numId w:val="49"/>
        </w:numPr>
        <w:rPr>
          <w:rFonts w:ascii="Montserrat" w:eastAsia="Montserrat" w:hAnsi="Montserrat" w:cs="Montserrat"/>
          <w:lang w:val="en-US"/>
        </w:rPr>
      </w:pPr>
      <w:r w:rsidRPr="009E74E7">
        <w:rPr>
          <w:rFonts w:ascii="Montserrat" w:eastAsia="Montserrat" w:hAnsi="Montserrat" w:cs="Montserrat"/>
          <w:lang w:val="en-US"/>
        </w:rPr>
        <w:t>Third-party dependencies</w:t>
      </w:r>
    </w:p>
    <w:p w14:paraId="5CD63944" w14:textId="16E59F3B" w:rsidR="009E74E7" w:rsidRPr="009E74E7" w:rsidRDefault="009E74E7" w:rsidP="009E74E7">
      <w:pPr>
        <w:pStyle w:val="ListParagraph"/>
        <w:numPr>
          <w:ilvl w:val="0"/>
          <w:numId w:val="49"/>
        </w:numPr>
        <w:rPr>
          <w:rFonts w:ascii="Montserrat" w:eastAsia="Montserrat" w:hAnsi="Montserrat" w:cs="Montserrat"/>
          <w:lang w:val="en-US"/>
        </w:rPr>
      </w:pPr>
      <w:r w:rsidRPr="009E74E7">
        <w:rPr>
          <w:rFonts w:ascii="Montserrat" w:eastAsia="Montserrat" w:hAnsi="Montserrat" w:cs="Montserrat"/>
          <w:lang w:val="en-US"/>
        </w:rPr>
        <w:t>CLIENT responsiveness</w:t>
      </w:r>
    </w:p>
    <w:p w14:paraId="2E3695B7" w14:textId="30A4AF48" w:rsidR="63FCF539" w:rsidRDefault="27A8DDB7" w:rsidP="784BC8A7">
      <w:pPr>
        <w:pStyle w:val="ListParagraph"/>
        <w:numPr>
          <w:ilvl w:val="0"/>
          <w:numId w:val="49"/>
        </w:numPr>
        <w:rPr>
          <w:rFonts w:ascii="Montserrat" w:eastAsia="Montserrat" w:hAnsi="Montserrat" w:cs="Montserrat"/>
          <w:lang w:val="en-US"/>
        </w:rPr>
      </w:pPr>
      <w:r w:rsidRPr="784BC8A7">
        <w:rPr>
          <w:rFonts w:ascii="Montserrat" w:eastAsia="Montserrat" w:hAnsi="Montserrat" w:cs="Montserrat"/>
          <w:lang w:val="en-US"/>
        </w:rPr>
        <w:t>Competing priorities</w:t>
      </w:r>
    </w:p>
    <w:p w14:paraId="0AC2D18E" w14:textId="77777777" w:rsidR="002D0C55" w:rsidRPr="002D0C55" w:rsidRDefault="002D0C55" w:rsidP="002D0C55">
      <w:pPr>
        <w:pStyle w:val="ListParagraph"/>
        <w:rPr>
          <w:rFonts w:ascii="Montserrat" w:eastAsia="Montserrat" w:hAnsi="Montserrat" w:cs="Montserrat"/>
          <w:lang w:val="en-US"/>
        </w:rPr>
      </w:pPr>
    </w:p>
    <w:p w14:paraId="4E9B286C" w14:textId="35A3CC42" w:rsidR="004316AE" w:rsidRPr="00EF548B" w:rsidRDefault="004316AE" w:rsidP="009E74E7">
      <w:pPr>
        <w:ind w:left="0"/>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7739A3">
        <w:rPr>
          <w:rFonts w:ascii="Montserrat" w:eastAsia="Montserrat" w:hAnsi="Montserrat" w:cs="Montserrat"/>
          <w:u w:val="single"/>
          <w:lang w:val="en-US" w:eastAsia="ja-JP"/>
        </w:rPr>
        <w:t>1</w:t>
      </w:r>
      <w:ins w:id="105" w:author="Kathryn Murphy" w:date="2026-02-27T13:50:00Z" w16du:dateUtc="2026-02-27T18:50:00Z">
        <w:r w:rsidR="00265875">
          <w:rPr>
            <w:rFonts w:ascii="Montserrat" w:eastAsia="Montserrat" w:hAnsi="Montserrat" w:cs="Montserrat"/>
            <w:u w:val="single"/>
            <w:lang w:val="en-US" w:eastAsia="ja-JP"/>
          </w:rPr>
          <w:t>1</w:t>
        </w:r>
      </w:ins>
      <w:del w:id="106" w:author="Kathryn Murphy" w:date="2026-02-27T13:50:00Z" w16du:dateUtc="2026-02-27T18:50:00Z">
        <w:r w:rsidR="007739A3" w:rsidDel="00265875">
          <w:rPr>
            <w:rFonts w:ascii="Montserrat" w:eastAsia="Montserrat" w:hAnsi="Montserrat" w:cs="Montserrat"/>
            <w:u w:val="single"/>
            <w:lang w:val="en-US" w:eastAsia="ja-JP"/>
          </w:rPr>
          <w:delText>0</w:delText>
        </w:r>
      </w:del>
      <w:r w:rsidRPr="00EF548B">
        <w:rPr>
          <w:rFonts w:ascii="Montserrat" w:eastAsia="Montserrat" w:hAnsi="Montserrat" w:cs="Montserrat"/>
          <w:u w:val="single"/>
          <w:lang w:val="en-US" w:eastAsia="ja-JP"/>
        </w:rPr>
        <w:t xml:space="preserve"> Tools and Tracking</w:t>
      </w:r>
    </w:p>
    <w:p w14:paraId="61AB07CB" w14:textId="42C17254" w:rsidR="004316AE" w:rsidRPr="00EF548B" w:rsidRDefault="004316AE" w:rsidP="00DD11E3">
      <w:pPr>
        <w:pStyle w:val="ListParagraph"/>
        <w:numPr>
          <w:ilvl w:val="0"/>
          <w:numId w:val="23"/>
        </w:numPr>
        <w:spacing w:after="200"/>
        <w:rPr>
          <w:rFonts w:ascii="Montserrat" w:eastAsia="Montserrat" w:hAnsi="Montserrat" w:cs="Montserrat"/>
          <w:lang w:val="en-US"/>
        </w:rPr>
      </w:pPr>
      <w:r w:rsidRPr="00EF548B">
        <w:rPr>
          <w:rFonts w:ascii="Montserrat" w:eastAsia="Montserrat" w:hAnsi="Montserrat" w:cs="Montserrat"/>
          <w:lang w:val="en-US"/>
        </w:rPr>
        <w:t>Orases will utilize industry-standard tools to manage delivery and communication, which may include:</w:t>
      </w:r>
    </w:p>
    <w:p w14:paraId="686306B9" w14:textId="2B9375C8" w:rsidR="00EF548B" w:rsidRPr="00EF548B" w:rsidRDefault="00EF548B" w:rsidP="00EF548B">
      <w:pPr>
        <w:pStyle w:val="ListParagraph"/>
        <w:numPr>
          <w:ilvl w:val="1"/>
          <w:numId w:val="23"/>
        </w:numPr>
        <w:spacing w:after="200"/>
        <w:rPr>
          <w:rFonts w:ascii="Montserrat" w:eastAsia="Montserrat" w:hAnsi="Montserrat" w:cs="Montserrat"/>
          <w:lang w:val="en-US"/>
        </w:rPr>
      </w:pPr>
      <w:r w:rsidRPr="00EF548B">
        <w:rPr>
          <w:rFonts w:ascii="Montserrat" w:eastAsia="Montserrat" w:hAnsi="Montserrat" w:cs="Montserrat"/>
          <w:b/>
          <w:bCs/>
          <w:lang w:val="en-US"/>
        </w:rPr>
        <w:t>Project Management:</w:t>
      </w:r>
      <w:r w:rsidRPr="00EF548B">
        <w:rPr>
          <w:rFonts w:ascii="Montserrat" w:eastAsia="Montserrat" w:hAnsi="Montserrat" w:cs="Montserrat"/>
          <w:lang w:val="en-US"/>
        </w:rPr>
        <w:t xml:space="preserve"> Jira (Orases Team) and Trello (</w:t>
      </w:r>
      <w:r w:rsidR="0047631C">
        <w:rPr>
          <w:rFonts w:ascii="Montserrat" w:eastAsia="Montserrat" w:hAnsi="Montserrat" w:cs="Montserrat"/>
          <w:lang w:val="en-US"/>
        </w:rPr>
        <w:t>CLIENT</w:t>
      </w:r>
      <w:r w:rsidRPr="00EF548B">
        <w:rPr>
          <w:rFonts w:ascii="Montserrat" w:eastAsia="Montserrat" w:hAnsi="Montserrat" w:cs="Montserrat"/>
          <w:lang w:val="en-US"/>
        </w:rPr>
        <w:t>) (backlog, sprint tracking, defect management)</w:t>
      </w:r>
    </w:p>
    <w:p w14:paraId="3A05C83D" w14:textId="77777777" w:rsidR="00EF548B" w:rsidRPr="00EF548B" w:rsidRDefault="00EF548B" w:rsidP="00EF548B">
      <w:pPr>
        <w:pStyle w:val="ListParagraph"/>
        <w:numPr>
          <w:ilvl w:val="1"/>
          <w:numId w:val="23"/>
        </w:numPr>
        <w:spacing w:after="200"/>
        <w:rPr>
          <w:rFonts w:ascii="Montserrat" w:eastAsia="Montserrat" w:hAnsi="Montserrat" w:cs="Montserrat"/>
          <w:lang w:val="en-US"/>
        </w:rPr>
      </w:pPr>
      <w:r w:rsidRPr="00EF548B">
        <w:rPr>
          <w:rFonts w:ascii="Montserrat" w:eastAsia="Montserrat" w:hAnsi="Montserrat" w:cs="Montserrat"/>
          <w:b/>
          <w:bCs/>
          <w:lang w:val="en-US"/>
        </w:rPr>
        <w:t>Documentation:</w:t>
      </w:r>
      <w:r w:rsidRPr="00EF548B">
        <w:rPr>
          <w:rFonts w:ascii="Montserrat" w:eastAsia="Montserrat" w:hAnsi="Montserrat" w:cs="Montserrat"/>
          <w:lang w:val="en-US"/>
        </w:rPr>
        <w:t xml:space="preserve"> Confluence (requirements, technical specs, meeting notes, decisions)</w:t>
      </w:r>
    </w:p>
    <w:p w14:paraId="0ADFAE9F" w14:textId="77777777" w:rsidR="00EF548B" w:rsidRPr="00EF548B" w:rsidRDefault="00EF548B" w:rsidP="00EF548B">
      <w:pPr>
        <w:pStyle w:val="ListParagraph"/>
        <w:numPr>
          <w:ilvl w:val="1"/>
          <w:numId w:val="23"/>
        </w:numPr>
        <w:spacing w:after="200"/>
        <w:rPr>
          <w:rFonts w:ascii="Montserrat" w:eastAsia="Montserrat" w:hAnsi="Montserrat" w:cs="Montserrat"/>
          <w:lang w:val="en-US"/>
        </w:rPr>
      </w:pPr>
      <w:r w:rsidRPr="00EF548B">
        <w:rPr>
          <w:rFonts w:ascii="Montserrat" w:eastAsia="Montserrat" w:hAnsi="Montserrat" w:cs="Montserrat"/>
          <w:b/>
          <w:bCs/>
          <w:lang w:val="en-US"/>
        </w:rPr>
        <w:t>Real-Time Communication:</w:t>
      </w:r>
      <w:r w:rsidRPr="00EF548B">
        <w:rPr>
          <w:rFonts w:ascii="Montserrat" w:eastAsia="Montserrat" w:hAnsi="Montserrat" w:cs="Montserrat"/>
          <w:lang w:val="en-US"/>
        </w:rPr>
        <w:t xml:space="preserve"> Slack (dedicated project channel) or Microsoft Teams</w:t>
      </w:r>
    </w:p>
    <w:p w14:paraId="1526E5F6" w14:textId="1D480064" w:rsidR="00EF548B" w:rsidRDefault="00EF548B" w:rsidP="00EF548B">
      <w:pPr>
        <w:pStyle w:val="ListParagraph"/>
        <w:numPr>
          <w:ilvl w:val="1"/>
          <w:numId w:val="23"/>
        </w:numPr>
        <w:spacing w:after="200"/>
        <w:rPr>
          <w:rFonts w:ascii="Montserrat" w:eastAsia="Montserrat" w:hAnsi="Montserrat" w:cs="Montserrat"/>
          <w:lang w:val="en-US"/>
        </w:rPr>
      </w:pPr>
      <w:r w:rsidRPr="00EF548B">
        <w:rPr>
          <w:rFonts w:ascii="Montserrat" w:eastAsia="Montserrat" w:hAnsi="Montserrat" w:cs="Montserrat"/>
          <w:b/>
          <w:bCs/>
          <w:lang w:val="en-US"/>
        </w:rPr>
        <w:t>Video Conferencing:</w:t>
      </w:r>
      <w:r w:rsidRPr="00EF548B">
        <w:rPr>
          <w:rFonts w:ascii="Montserrat" w:eastAsia="Montserrat" w:hAnsi="Montserrat" w:cs="Montserrat"/>
          <w:lang w:val="en-US"/>
        </w:rPr>
        <w:t xml:space="preserve"> Google Meet</w:t>
      </w:r>
    </w:p>
    <w:p w14:paraId="5B741DBA" w14:textId="3389AABD" w:rsidR="004316AE" w:rsidRPr="00EF548B" w:rsidRDefault="004316AE" w:rsidP="009E74E7">
      <w:pPr>
        <w:ind w:left="0"/>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7739A3">
        <w:rPr>
          <w:rFonts w:ascii="Montserrat" w:eastAsia="Montserrat" w:hAnsi="Montserrat" w:cs="Montserrat"/>
          <w:u w:val="single"/>
          <w:lang w:val="en-US" w:eastAsia="ja-JP"/>
        </w:rPr>
        <w:t>1</w:t>
      </w:r>
      <w:ins w:id="107" w:author="Kathryn Murphy" w:date="2026-02-27T13:50:00Z" w16du:dateUtc="2026-02-27T18:50:00Z">
        <w:r w:rsidR="00265875">
          <w:rPr>
            <w:rFonts w:ascii="Montserrat" w:eastAsia="Montserrat" w:hAnsi="Montserrat" w:cs="Montserrat"/>
            <w:u w:val="single"/>
            <w:lang w:val="en-US" w:eastAsia="ja-JP"/>
          </w:rPr>
          <w:t>2</w:t>
        </w:r>
      </w:ins>
      <w:del w:id="108" w:author="Kathryn Murphy" w:date="2026-02-27T13:50:00Z" w16du:dateUtc="2026-02-27T18:50:00Z">
        <w:r w:rsidR="007739A3" w:rsidDel="00265875">
          <w:rPr>
            <w:rFonts w:ascii="Montserrat" w:eastAsia="Montserrat" w:hAnsi="Montserrat" w:cs="Montserrat"/>
            <w:u w:val="single"/>
            <w:lang w:val="en-US" w:eastAsia="ja-JP"/>
          </w:rPr>
          <w:delText>1</w:delText>
        </w:r>
      </w:del>
      <w:r w:rsidRPr="00EF548B">
        <w:rPr>
          <w:rFonts w:ascii="Montserrat" w:eastAsia="Montserrat" w:hAnsi="Montserrat" w:cs="Montserrat"/>
          <w:u w:val="single"/>
          <w:lang w:val="en-US" w:eastAsia="ja-JP"/>
        </w:rPr>
        <w:t xml:space="preserve"> Governance Evolution</w:t>
      </w:r>
    </w:p>
    <w:p w14:paraId="5192A9E5" w14:textId="59D8D624" w:rsidR="00755F35" w:rsidRPr="00EF548B" w:rsidRDefault="004316AE" w:rsidP="009E74E7">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lastRenderedPageBreak/>
        <w:t xml:space="preserve">The Parties acknowledge that governance practices may evolve over the course of the Project. Governance details, including cadence, roles, and tools, may be refined by mutual agreement to better align with project realities and CLIENT needs. </w:t>
      </w:r>
    </w:p>
    <w:p w14:paraId="58D860A3" w14:textId="175922A4" w:rsidR="00C81D24" w:rsidRDefault="00E423A5">
      <w:pPr>
        <w:spacing w:after="200"/>
        <w:rPr>
          <w:rFonts w:ascii="Montserrat" w:eastAsia="Montserrat" w:hAnsi="Montserrat" w:cs="Montserrat"/>
          <w:i/>
          <w:iCs/>
        </w:rPr>
      </w:pPr>
      <w:r>
        <w:t xml:space="preserve"> - - - - - - - - - - - - - - - - - - -</w:t>
      </w:r>
    </w:p>
    <w:p w14:paraId="58D860A4" w14:textId="66611DE1" w:rsidR="00C81D24" w:rsidRDefault="00D93CA2">
      <w:pPr>
        <w:pStyle w:val="Subtitle"/>
      </w:pPr>
      <w:bookmarkStart w:id="109" w:name="_6gedu3m4mntd" w:colFirst="0" w:colLast="0"/>
      <w:bookmarkEnd w:id="109"/>
      <w:r>
        <w:t xml:space="preserve">03 </w:t>
      </w:r>
      <w:r w:rsidR="00E423A5">
        <w:rPr>
          <w:color w:val="C2D500"/>
        </w:rPr>
        <w:t xml:space="preserve">Project Assumptions and </w:t>
      </w:r>
      <w:r w:rsidR="0047631C">
        <w:rPr>
          <w:color w:val="C2D500"/>
        </w:rPr>
        <w:t>CLIENT</w:t>
      </w:r>
      <w:r w:rsidR="00E423A5">
        <w:rPr>
          <w:color w:val="C2D500"/>
        </w:rPr>
        <w:t xml:space="preserve"> Responsibilities</w:t>
      </w:r>
    </w:p>
    <w:p w14:paraId="58D860A5" w14:textId="77777777" w:rsidR="00C81D24" w:rsidRDefault="00E423A5" w:rsidP="0047631C">
      <w:pPr>
        <w:numPr>
          <w:ilvl w:val="0"/>
          <w:numId w:val="42"/>
        </w:numPr>
        <w:rPr>
          <w:rFonts w:ascii="Montserrat" w:eastAsia="Montserrat" w:hAnsi="Montserrat" w:cs="Montserrat"/>
          <w:color w:val="007DA5"/>
        </w:rPr>
      </w:pPr>
      <w:r>
        <w:rPr>
          <w:rFonts w:ascii="Montserrat" w:eastAsia="Montserrat" w:hAnsi="Montserrat" w:cs="Montserrat"/>
          <w:color w:val="007DA5"/>
        </w:rPr>
        <w:t>Project Assumptions</w:t>
      </w:r>
    </w:p>
    <w:p w14:paraId="58D860A6" w14:textId="77777777" w:rsidR="00C81D24" w:rsidRDefault="00E423A5" w:rsidP="0047631C">
      <w:pPr>
        <w:numPr>
          <w:ilvl w:val="1"/>
          <w:numId w:val="42"/>
        </w:numPr>
      </w:pPr>
      <w:r>
        <w:rPr>
          <w:rFonts w:ascii="Montserrat" w:eastAsia="Montserrat" w:hAnsi="Montserrat" w:cs="Montserrat"/>
        </w:rPr>
        <w:t>Prior Discovery Context</w:t>
      </w:r>
    </w:p>
    <w:p w14:paraId="58D860A7" w14:textId="77777777" w:rsidR="00C81D24" w:rsidRDefault="00E423A5" w:rsidP="0047631C">
      <w:pPr>
        <w:numPr>
          <w:ilvl w:val="2"/>
          <w:numId w:val="42"/>
        </w:numPr>
      </w:pPr>
      <w:r w:rsidRPr="3EC1EF97">
        <w:rPr>
          <w:rFonts w:ascii="Montserrat" w:eastAsia="Montserrat" w:hAnsi="Montserrat" w:cs="Montserrat"/>
          <w:lang w:val="en-US"/>
        </w:rPr>
        <w:t>Prior to executing this SOW, Orases conducted preliminary sales-related discovery activities with Duke Energy business stakeholders, resulting in two reference documents:</w:t>
      </w:r>
    </w:p>
    <w:p w14:paraId="58D860A8" w14:textId="77777777" w:rsidR="00C81D24" w:rsidRDefault="00E423A5" w:rsidP="0047631C">
      <w:pPr>
        <w:numPr>
          <w:ilvl w:val="3"/>
          <w:numId w:val="42"/>
        </w:numPr>
      </w:pPr>
      <w:r>
        <w:rPr>
          <w:rFonts w:ascii="Montserrat" w:eastAsia="Montserrat" w:hAnsi="Montserrat" w:cs="Montserrat"/>
        </w:rPr>
        <w:t>"Discovery Findings and Updated Project Scope" dated December 2025</w:t>
      </w:r>
    </w:p>
    <w:p w14:paraId="58D860A9" w14:textId="77777777" w:rsidR="00C81D24" w:rsidRDefault="00E423A5" w:rsidP="0047631C">
      <w:pPr>
        <w:numPr>
          <w:ilvl w:val="3"/>
          <w:numId w:val="42"/>
        </w:numPr>
      </w:pPr>
      <w:r>
        <w:rPr>
          <w:rFonts w:ascii="Montserrat" w:eastAsia="Montserrat" w:hAnsi="Montserrat" w:cs="Montserrat"/>
        </w:rPr>
        <w:t>"Duke Energy Residential Solution Scope" dated December 2025</w:t>
      </w:r>
    </w:p>
    <w:p w14:paraId="58D860AA" w14:textId="53A507D4" w:rsidR="00C81D24" w:rsidRDefault="00E423A5" w:rsidP="0047631C">
      <w:pPr>
        <w:numPr>
          <w:ilvl w:val="2"/>
          <w:numId w:val="42"/>
        </w:numPr>
      </w:pPr>
      <w:r w:rsidRPr="3EC1EF97">
        <w:rPr>
          <w:rFonts w:ascii="Montserrat" w:eastAsia="Montserrat" w:hAnsi="Montserrat" w:cs="Montserrat"/>
          <w:lang w:val="en-US"/>
        </w:rPr>
        <w:t xml:space="preserve">These documents (collectively, </w:t>
      </w:r>
      <w:r w:rsidRPr="3EC1EF97">
        <w:rPr>
          <w:rFonts w:ascii="Montserrat" w:eastAsia="Montserrat" w:hAnsi="Montserrat" w:cs="Montserrat"/>
          <w:b/>
          <w:bCs/>
          <w:lang w:val="en-US"/>
        </w:rPr>
        <w:t>"Sales Reference Documents"</w:t>
      </w:r>
      <w:r w:rsidRPr="3EC1EF97">
        <w:rPr>
          <w:rFonts w:ascii="Montserrat" w:eastAsia="Montserrat" w:hAnsi="Montserrat" w:cs="Montserrat"/>
          <w:lang w:val="en-US"/>
        </w:rPr>
        <w:t xml:space="preserve">) represent Orases' current understanding of the CLIENT’S objectives based on business stakeholder input and are incorporated herein for reference as Appendix 1. The purpose of these documents is to provide an initial understanding and are not meant to act as scope or Deliverables under this SOW. CLIENT acknowledges that preliminary sales-related discovery was completed WITHOUT Duke Energy's </w:t>
      </w:r>
      <w:r w:rsidR="005347F3" w:rsidRPr="3EC1EF97">
        <w:rPr>
          <w:rFonts w:ascii="Montserrat" w:eastAsia="Montserrat" w:hAnsi="Montserrat" w:cs="Montserrat"/>
          <w:lang w:val="en-US"/>
        </w:rPr>
        <w:t>p</w:t>
      </w:r>
      <w:r w:rsidR="007137A8" w:rsidRPr="3EC1EF97">
        <w:rPr>
          <w:rFonts w:ascii="Montserrat" w:eastAsia="Montserrat" w:hAnsi="Montserrat" w:cs="Montserrat"/>
          <w:lang w:val="en-US"/>
        </w:rPr>
        <w:t xml:space="preserve">roject </w:t>
      </w:r>
      <w:r w:rsidR="005347F3" w:rsidRPr="3EC1EF97">
        <w:rPr>
          <w:rFonts w:ascii="Montserrat" w:eastAsia="Montserrat" w:hAnsi="Montserrat" w:cs="Montserrat"/>
          <w:lang w:val="en-US"/>
        </w:rPr>
        <w:t>t</w:t>
      </w:r>
      <w:r w:rsidR="007137A8" w:rsidRPr="3EC1EF97">
        <w:rPr>
          <w:rFonts w:ascii="Montserrat" w:eastAsia="Montserrat" w:hAnsi="Montserrat" w:cs="Montserrat"/>
          <w:lang w:val="en-US"/>
        </w:rPr>
        <w:t>eam</w:t>
      </w:r>
      <w:r w:rsidRPr="3EC1EF97">
        <w:rPr>
          <w:rFonts w:ascii="Montserrat" w:eastAsia="Montserrat" w:hAnsi="Montserrat" w:cs="Montserrat"/>
          <w:lang w:val="en-US"/>
        </w:rPr>
        <w:t xml:space="preserve"> participation, and significant technical unknowns remain, including but not limited to:</w:t>
      </w:r>
    </w:p>
    <w:p w14:paraId="58D860AB" w14:textId="77777777" w:rsidR="00C81D24" w:rsidRDefault="00E423A5" w:rsidP="0047631C">
      <w:pPr>
        <w:numPr>
          <w:ilvl w:val="3"/>
          <w:numId w:val="42"/>
        </w:numPr>
      </w:pPr>
      <w:r>
        <w:rPr>
          <w:rFonts w:ascii="Montserrat" w:eastAsia="Montserrat" w:hAnsi="Montserrat" w:cs="Montserrat"/>
        </w:rPr>
        <w:t>API availability and integration capabilities</w:t>
      </w:r>
    </w:p>
    <w:p w14:paraId="58D860AC" w14:textId="77777777" w:rsidR="00C81D24" w:rsidRDefault="00E423A5" w:rsidP="0047631C">
      <w:pPr>
        <w:numPr>
          <w:ilvl w:val="3"/>
          <w:numId w:val="42"/>
        </w:numPr>
      </w:pPr>
      <w:r>
        <w:rPr>
          <w:rFonts w:ascii="Montserrat" w:eastAsia="Montserrat" w:hAnsi="Montserrat" w:cs="Montserrat"/>
        </w:rPr>
        <w:t>Technical feasibility of proposed features</w:t>
      </w:r>
    </w:p>
    <w:p w14:paraId="58D860AD" w14:textId="77777777" w:rsidR="00C81D24" w:rsidRDefault="00E423A5" w:rsidP="0047631C">
      <w:pPr>
        <w:numPr>
          <w:ilvl w:val="3"/>
          <w:numId w:val="42"/>
        </w:numPr>
      </w:pPr>
      <w:r>
        <w:rPr>
          <w:rFonts w:ascii="Montserrat" w:eastAsia="Montserrat" w:hAnsi="Montserrat" w:cs="Montserrat"/>
        </w:rPr>
        <w:t>Security and compliance requirements</w:t>
      </w:r>
    </w:p>
    <w:p w14:paraId="58D860AE" w14:textId="77777777" w:rsidR="00C81D24" w:rsidRDefault="00E423A5" w:rsidP="0047631C">
      <w:pPr>
        <w:numPr>
          <w:ilvl w:val="3"/>
          <w:numId w:val="42"/>
        </w:numPr>
      </w:pPr>
      <w:r>
        <w:rPr>
          <w:rFonts w:ascii="Montserrat" w:eastAsia="Montserrat" w:hAnsi="Montserrat" w:cs="Montserrat"/>
        </w:rPr>
        <w:t>Integration complexity with existing Duke systems</w:t>
      </w:r>
    </w:p>
    <w:p w14:paraId="58D860AF" w14:textId="77777777" w:rsidR="00C81D24" w:rsidRDefault="76F3B85A" w:rsidP="63FCF539">
      <w:pPr>
        <w:numPr>
          <w:ilvl w:val="3"/>
          <w:numId w:val="42"/>
        </w:numPr>
        <w:rPr>
          <w:ins w:id="110" w:author="Angina, Kate" w:date="2026-02-17T13:46:00Z" w16du:dateUtc="2026-02-17T13:46:20Z"/>
          <w:rFonts w:ascii="Montserrat" w:eastAsia="Montserrat" w:hAnsi="Montserrat" w:cs="Montserrat"/>
        </w:rPr>
      </w:pPr>
      <w:r w:rsidRPr="63FCF539">
        <w:rPr>
          <w:rFonts w:ascii="Montserrat" w:eastAsia="Montserrat" w:hAnsi="Montserrat" w:cs="Montserrat"/>
        </w:rPr>
        <w:t>Production deployment constraints</w:t>
      </w:r>
    </w:p>
    <w:p w14:paraId="3A34F780" w14:textId="3802E2FF" w:rsidR="22CAC357" w:rsidRPr="002B0D18" w:rsidDel="00D93029" w:rsidRDefault="22CAC357" w:rsidP="63FCF539">
      <w:pPr>
        <w:ind w:left="1440"/>
        <w:rPr>
          <w:del w:id="111" w:author="Kathryn Murphy" w:date="2026-02-27T11:51:00Z" w16du:dateUtc="2026-02-27T16:51:00Z"/>
          <w:rFonts w:ascii="Montserrat" w:eastAsia="Montserrat" w:hAnsi="Montserrat" w:cs="Montserrat"/>
          <w:lang w:val="en-US"/>
          <w:rPrChange w:id="112" w:author="Angina, Kate" w:date="2026-02-23T09:26:00Z" w16du:dateUtc="2026-02-23T14:26:00Z">
            <w:rPr>
              <w:del w:id="113" w:author="Kathryn Murphy" w:date="2026-02-27T11:51:00Z" w16du:dateUtc="2026-02-27T16:51:00Z"/>
              <w:lang w:val="en-US"/>
            </w:rPr>
          </w:rPrChange>
        </w:rPr>
      </w:pPr>
      <w:commentRangeStart w:id="114"/>
      <w:commentRangeStart w:id="115"/>
      <w:commentRangeStart w:id="116"/>
      <w:ins w:id="117" w:author="Angina, Kate" w:date="2026-02-17T13:46:00Z">
        <w:del w:id="118" w:author="Kathryn Murphy" w:date="2026-02-27T11:51:00Z" w16du:dateUtc="2026-02-27T16:51:00Z">
          <w:r w:rsidRPr="002B0D18" w:rsidDel="00D93029">
            <w:rPr>
              <w:rFonts w:ascii="Montserrat" w:eastAsia="Montserrat" w:hAnsi="Montserrat" w:cs="Montserrat"/>
              <w:lang w:val="en-US"/>
              <w:rPrChange w:id="119" w:author="Angina, Kate" w:date="2026-02-23T09:26:00Z" w16du:dateUtc="2026-02-23T14:26:00Z">
                <w:rPr>
                  <w:b/>
                  <w:bCs/>
                  <w:lang w:val="en-US"/>
                </w:rPr>
              </w:rPrChange>
            </w:rPr>
            <w:delText>The Parties agree to</w:delText>
          </w:r>
          <w:r w:rsidRPr="002B0D18" w:rsidDel="00D93029">
            <w:rPr>
              <w:rFonts w:ascii="Montserrat" w:eastAsia="Montserrat" w:hAnsi="Montserrat" w:cs="Montserrat"/>
              <w:lang w:val="en-US"/>
              <w:rPrChange w:id="120" w:author="Angina, Kate" w:date="2026-02-23T09:26:00Z" w16du:dateUtc="2026-02-23T14:26:00Z">
                <w:rPr>
                  <w:lang w:val="en-US"/>
                </w:rPr>
              </w:rPrChange>
            </w:rPr>
            <w:delText xml:space="preserve"> confirm remained unknow</w:delText>
          </w:r>
        </w:del>
      </w:ins>
      <w:ins w:id="121" w:author="Angina, Kate" w:date="2026-02-17T13:47:00Z">
        <w:del w:id="122" w:author="Kathryn Murphy" w:date="2026-02-27T11:51:00Z" w16du:dateUtc="2026-02-27T16:51:00Z">
          <w:r w:rsidRPr="002B0D18" w:rsidDel="00D93029">
            <w:rPr>
              <w:rFonts w:ascii="Montserrat" w:eastAsia="Montserrat" w:hAnsi="Montserrat" w:cs="Montserrat"/>
              <w:lang w:val="en-US"/>
              <w:rPrChange w:id="123" w:author="Angina, Kate" w:date="2026-02-23T09:26:00Z" w16du:dateUtc="2026-02-23T14:26:00Z">
                <w:rPr>
                  <w:lang w:val="en-US"/>
                </w:rPr>
              </w:rPrChange>
            </w:rPr>
            <w:delText>n</w:delText>
          </w:r>
        </w:del>
      </w:ins>
      <w:ins w:id="124" w:author="Angina, Kate" w:date="2026-02-17T13:49:00Z">
        <w:del w:id="125" w:author="Kathryn Murphy" w:date="2026-02-27T11:51:00Z" w16du:dateUtc="2026-02-27T16:51:00Z">
          <w:r w:rsidR="1746AA17" w:rsidRPr="002B0D18" w:rsidDel="00D93029">
            <w:rPr>
              <w:rFonts w:ascii="Montserrat" w:eastAsia="Montserrat" w:hAnsi="Montserrat" w:cs="Montserrat"/>
              <w:lang w:val="en-US"/>
              <w:rPrChange w:id="126" w:author="Angina, Kate" w:date="2026-02-23T09:26:00Z" w16du:dateUtc="2026-02-23T14:26:00Z">
                <w:rPr>
                  <w:lang w:val="en-US"/>
                </w:rPr>
              </w:rPrChange>
            </w:rPr>
            <w:delText>s</w:delText>
          </w:r>
        </w:del>
      </w:ins>
      <w:ins w:id="127" w:author="Angina, Kate" w:date="2026-02-17T13:46:00Z">
        <w:del w:id="128" w:author="Kathryn Murphy" w:date="2026-02-27T11:51:00Z" w16du:dateUtc="2026-02-27T16:51:00Z">
          <w:r w:rsidRPr="002B0D18" w:rsidDel="00D93029">
            <w:rPr>
              <w:rFonts w:ascii="Montserrat" w:eastAsia="Montserrat" w:hAnsi="Montserrat" w:cs="Montserrat"/>
              <w:lang w:val="en-US"/>
              <w:rPrChange w:id="129" w:author="Angina, Kate" w:date="2026-02-23T09:26:00Z" w16du:dateUtc="2026-02-23T14:26:00Z">
                <w:rPr>
                  <w:lang w:val="en-US"/>
                </w:rPr>
              </w:rPrChange>
            </w:rPr>
            <w:delText xml:space="preserve"> and determine specific details, including but not limited to: (a) who owns them (Duke, Orases, or a third party), (b) the target date for validation, (c) potential effects if </w:delText>
          </w:r>
        </w:del>
      </w:ins>
      <w:ins w:id="130" w:author="Angina, Kate" w:date="2026-02-17T13:49:00Z">
        <w:del w:id="131" w:author="Kathryn Murphy" w:date="2026-02-27T11:51:00Z" w16du:dateUtc="2026-02-27T16:51:00Z">
          <w:r w:rsidR="2F4BEF09" w:rsidRPr="002B0D18" w:rsidDel="00D93029">
            <w:rPr>
              <w:rFonts w:ascii="Montserrat" w:eastAsia="Montserrat" w:hAnsi="Montserrat" w:cs="Montserrat"/>
              <w:lang w:val="en-US"/>
              <w:rPrChange w:id="132" w:author="Angina, Kate" w:date="2026-02-23T09:26:00Z" w16du:dateUtc="2026-02-23T14:26:00Z">
                <w:rPr>
                  <w:lang w:val="en-US"/>
                </w:rPr>
              </w:rPrChange>
            </w:rPr>
            <w:delText>determined assumptions and dependencies</w:delText>
          </w:r>
        </w:del>
      </w:ins>
      <w:ins w:id="133" w:author="Angina, Kate" w:date="2026-02-17T13:46:00Z">
        <w:del w:id="134" w:author="Kathryn Murphy" w:date="2026-02-27T11:51:00Z" w16du:dateUtc="2026-02-27T16:51:00Z">
          <w:r w:rsidRPr="002B0D18" w:rsidDel="00D93029">
            <w:rPr>
              <w:rFonts w:ascii="Montserrat" w:eastAsia="Montserrat" w:hAnsi="Montserrat" w:cs="Montserrat"/>
              <w:lang w:val="en-US"/>
              <w:rPrChange w:id="135" w:author="Angina, Kate" w:date="2026-02-23T09:26:00Z" w16du:dateUtc="2026-02-23T14:26:00Z">
                <w:rPr>
                  <w:lang w:val="en-US"/>
                </w:rPr>
              </w:rPrChange>
            </w:rPr>
            <w:delText xml:space="preserve"> are not valid, and (d) available mitigation strategies.</w:delText>
          </w:r>
        </w:del>
      </w:ins>
      <w:ins w:id="136" w:author="Angina, Kate" w:date="2026-02-17T13:48:00Z">
        <w:del w:id="137" w:author="Kathryn Murphy" w:date="2026-02-27T11:51:00Z" w16du:dateUtc="2026-02-27T16:51:00Z">
          <w:r w:rsidR="52BB5A6F" w:rsidRPr="002B0D18" w:rsidDel="00D93029">
            <w:rPr>
              <w:rFonts w:ascii="Montserrat" w:eastAsia="Montserrat" w:hAnsi="Montserrat" w:cs="Montserrat"/>
              <w:lang w:val="en-US"/>
              <w:rPrChange w:id="138" w:author="Angina, Kate" w:date="2026-02-23T09:26:00Z" w16du:dateUtc="2026-02-23T14:26:00Z">
                <w:rPr>
                  <w:lang w:val="en-US"/>
                </w:rPr>
              </w:rPrChange>
            </w:rPr>
            <w:delText xml:space="preserve"> </w:delText>
          </w:r>
        </w:del>
      </w:ins>
      <w:commentRangeEnd w:id="114"/>
      <w:del w:id="139" w:author="Kathryn Murphy" w:date="2026-02-27T11:51:00Z" w16du:dateUtc="2026-02-27T16:51:00Z">
        <w:r w:rsidR="00D93029" w:rsidRPr="002B0D18" w:rsidDel="00D93029">
          <w:rPr>
            <w:rStyle w:val="CommentReference"/>
            <w:rFonts w:ascii="Montserrat" w:eastAsia="Montserrat" w:hAnsi="Montserrat" w:cs="Montserrat"/>
            <w:sz w:val="18"/>
            <w:szCs w:val="18"/>
            <w:lang w:val="en-US"/>
            <w:rPrChange w:id="140" w:author="Angina, Kate" w:date="2026-02-23T09:26:00Z" w16du:dateUtc="2026-02-23T14:26:00Z">
              <w:rPr>
                <w:rStyle w:val="CommentReference"/>
                <w:sz w:val="18"/>
                <w:szCs w:val="18"/>
                <w:lang w:val="en-US"/>
              </w:rPr>
            </w:rPrChange>
          </w:rPr>
          <w:commentReference w:id="114"/>
        </w:r>
        <w:commentRangeEnd w:id="115"/>
        <w:r w:rsidR="00C33930" w:rsidRPr="002B0D18" w:rsidDel="00D93029">
          <w:rPr>
            <w:rStyle w:val="CommentReference"/>
            <w:rFonts w:ascii="Montserrat" w:eastAsia="Montserrat" w:hAnsi="Montserrat" w:cs="Montserrat"/>
            <w:sz w:val="18"/>
            <w:szCs w:val="18"/>
            <w:lang w:val="en-US"/>
            <w:rPrChange w:id="141" w:author="Angina, Kate" w:date="2026-02-23T09:26:00Z" w16du:dateUtc="2026-02-23T14:26:00Z">
              <w:rPr>
                <w:rStyle w:val="CommentReference"/>
                <w:sz w:val="18"/>
                <w:szCs w:val="18"/>
                <w:lang w:val="en-US"/>
              </w:rPr>
            </w:rPrChange>
          </w:rPr>
          <w:commentReference w:id="115"/>
        </w:r>
      </w:del>
      <w:commentRangeEnd w:id="116"/>
      <w:r w:rsidR="002514B4" w:rsidRPr="002B0D18">
        <w:rPr>
          <w:rStyle w:val="CommentReference"/>
          <w:rFonts w:ascii="Montserrat" w:eastAsia="Montserrat" w:hAnsi="Montserrat" w:cs="Montserrat"/>
          <w:sz w:val="18"/>
          <w:szCs w:val="18"/>
          <w:lang w:val="en-US"/>
          <w:rPrChange w:id="142" w:author="Angina, Kate" w:date="2026-02-23T09:26:00Z" w16du:dateUtc="2026-02-23T14:26:00Z">
            <w:rPr>
              <w:rStyle w:val="CommentReference"/>
              <w:sz w:val="18"/>
              <w:szCs w:val="18"/>
              <w:lang w:val="en-US"/>
            </w:rPr>
          </w:rPrChange>
        </w:rPr>
        <w:commentReference w:id="116"/>
      </w:r>
    </w:p>
    <w:p w14:paraId="58D860B0" w14:textId="1F433B19" w:rsidR="00C81D24" w:rsidRPr="00EF548B" w:rsidRDefault="00E423A5" w:rsidP="0047631C">
      <w:pPr>
        <w:numPr>
          <w:ilvl w:val="1"/>
          <w:numId w:val="42"/>
        </w:numPr>
      </w:pPr>
      <w:commentRangeStart w:id="143"/>
      <w:r w:rsidRPr="3EC1EF97">
        <w:rPr>
          <w:rFonts w:ascii="Montserrat" w:eastAsia="Montserrat" w:hAnsi="Montserrat" w:cs="Montserrat"/>
          <w:lang w:val="en-US"/>
        </w:rPr>
        <w:t>Orases will decide on the project management, collaboration, and workflow tools to document requirements, manage work, and log defects and issues</w:t>
      </w:r>
      <w:r w:rsidR="00A0231C" w:rsidRPr="3EC1EF97">
        <w:rPr>
          <w:rFonts w:ascii="Montserrat" w:eastAsia="Montserrat" w:hAnsi="Montserrat" w:cs="Montserrat"/>
          <w:lang w:val="en-US"/>
        </w:rPr>
        <w:t xml:space="preserve"> in collaboration with CLIENT and project needs</w:t>
      </w:r>
      <w:r w:rsidRPr="3EC1EF97">
        <w:rPr>
          <w:rFonts w:ascii="Montserrat" w:eastAsia="Montserrat" w:hAnsi="Montserrat" w:cs="Montserrat"/>
          <w:lang w:val="en-US"/>
        </w:rPr>
        <w:t>.</w:t>
      </w:r>
      <w:commentRangeEnd w:id="143"/>
      <w:r w:rsidRPr="3EC1EF97">
        <w:rPr>
          <w:rStyle w:val="CommentReference"/>
          <w:rFonts w:ascii="Montserrat" w:eastAsia="Montserrat" w:hAnsi="Montserrat" w:cs="Montserrat"/>
          <w:sz w:val="18"/>
          <w:szCs w:val="18"/>
          <w:lang w:val="en-US"/>
        </w:rPr>
        <w:commentReference w:id="143"/>
      </w:r>
      <w:r w:rsidR="002D7CAB" w:rsidRPr="3EC1EF97">
        <w:rPr>
          <w:rFonts w:ascii="Montserrat" w:eastAsia="Montserrat" w:hAnsi="Montserrat" w:cs="Montserrat"/>
          <w:lang w:val="en-US"/>
        </w:rPr>
        <w:t xml:space="preserve"> Orases shall provide appropriate tooling access to identified CLIENT Stakeholders. </w:t>
      </w:r>
    </w:p>
    <w:p w14:paraId="58D860B1" w14:textId="7F426B26" w:rsidR="00C81D24" w:rsidRDefault="544C4094" w:rsidP="0047631C">
      <w:pPr>
        <w:numPr>
          <w:ilvl w:val="1"/>
          <w:numId w:val="42"/>
        </w:numPr>
      </w:pPr>
      <w:r w:rsidRPr="784BC8A7">
        <w:rPr>
          <w:rFonts w:ascii="Montserrat" w:eastAsia="Montserrat" w:hAnsi="Montserrat" w:cs="Montserrat"/>
          <w:lang w:val="en-US"/>
        </w:rPr>
        <w:t xml:space="preserve">Notwithstanding any other provision in the Agreement or this SOW, CLIENT shall provide documents, information, feedback, content, and other materials or inputs as reasonably needed or requested by Orases for Orases to provide the Services and Deliverables hereunder. Both </w:t>
      </w:r>
      <w:r w:rsidRPr="784BC8A7">
        <w:rPr>
          <w:rFonts w:ascii="Montserrat" w:eastAsia="Montserrat" w:hAnsi="Montserrat" w:cs="Montserrat"/>
          <w:lang w:val="en-US"/>
        </w:rPr>
        <w:lastRenderedPageBreak/>
        <w:t>Orases and CLIENT agree that</w:t>
      </w:r>
      <w:r w:rsidR="1ADB0AB7" w:rsidRPr="784BC8A7">
        <w:rPr>
          <w:rFonts w:ascii="Montserrat" w:eastAsia="Montserrat" w:hAnsi="Montserrat" w:cs="Montserrat"/>
          <w:lang w:val="en-US"/>
        </w:rPr>
        <w:t xml:space="preserve"> material</w:t>
      </w:r>
      <w:r w:rsidRPr="784BC8A7">
        <w:rPr>
          <w:rFonts w:ascii="Montserrat" w:eastAsia="Montserrat" w:hAnsi="Montserrat" w:cs="Montserrat"/>
          <w:lang w:val="en-US"/>
        </w:rPr>
        <w:t xml:space="preserve"> failure of CLIENT to provide support or cooperation as required hereunder may result in Orases’ delay or inability to provide the Services and/or Deliverables as contemplated hereunder. CLIENT shall remain obligated to pay for any work performed hereunder, even if the Deliverables are delayed or cannot be delivered as a result of CLIENT’S failure to cooperate as required hereunder.</w:t>
      </w:r>
    </w:p>
    <w:p w14:paraId="58D860B2" w14:textId="1C731D8D" w:rsidR="00C81D24" w:rsidRDefault="00E423A5" w:rsidP="0047631C">
      <w:pPr>
        <w:numPr>
          <w:ilvl w:val="0"/>
          <w:numId w:val="42"/>
        </w:numPr>
        <w:rPr>
          <w:rFonts w:ascii="Montserrat" w:eastAsia="Montserrat" w:hAnsi="Montserrat" w:cs="Montserrat"/>
          <w:color w:val="007DA5"/>
        </w:rPr>
      </w:pPr>
      <w:r>
        <w:rPr>
          <w:rFonts w:ascii="Montserrat" w:eastAsia="Montserrat" w:hAnsi="Montserrat" w:cs="Montserrat"/>
          <w:color w:val="007DA5"/>
        </w:rPr>
        <w:t>C</w:t>
      </w:r>
      <w:r w:rsidR="0047631C">
        <w:rPr>
          <w:rFonts w:ascii="Montserrat" w:eastAsia="Montserrat" w:hAnsi="Montserrat" w:cs="Montserrat"/>
          <w:color w:val="007DA5"/>
        </w:rPr>
        <w:t>LIENT</w:t>
      </w:r>
      <w:r>
        <w:rPr>
          <w:rFonts w:ascii="Montserrat" w:eastAsia="Montserrat" w:hAnsi="Montserrat" w:cs="Montserrat"/>
          <w:color w:val="007DA5"/>
        </w:rPr>
        <w:t xml:space="preserve"> Responsibilities</w:t>
      </w:r>
    </w:p>
    <w:p w14:paraId="58D860B3" w14:textId="77777777" w:rsidR="00C81D24" w:rsidRDefault="00E423A5" w:rsidP="0047631C">
      <w:pPr>
        <w:numPr>
          <w:ilvl w:val="1"/>
          <w:numId w:val="42"/>
        </w:numPr>
      </w:pPr>
      <w:r w:rsidRPr="3EC1EF97">
        <w:rPr>
          <w:rFonts w:ascii="Montserrat" w:eastAsia="Montserrat" w:hAnsi="Montserrat" w:cs="Montserrat"/>
          <w:lang w:val="en-US"/>
        </w:rPr>
        <w:t>CLIENT is responsible for ongoing UAT and timely acceptance of the Services and Deliverables, the cadence of which will be set together by the project team.</w:t>
      </w:r>
    </w:p>
    <w:p w14:paraId="58D860B4" w14:textId="77777777" w:rsidR="00C81D24" w:rsidRDefault="00E423A5" w:rsidP="0047631C">
      <w:pPr>
        <w:numPr>
          <w:ilvl w:val="1"/>
          <w:numId w:val="42"/>
        </w:numPr>
      </w:pPr>
      <w:r w:rsidRPr="3EC1EF97">
        <w:rPr>
          <w:rFonts w:ascii="Montserrat" w:eastAsia="Montserrat" w:hAnsi="Montserrat" w:cs="Montserrat"/>
          <w:lang w:val="en-US"/>
        </w:rPr>
        <w:t xml:space="preserve">CLIENT is responsible for designating a single Product Owner who is accountable for: </w:t>
      </w:r>
    </w:p>
    <w:p w14:paraId="58D860B5" w14:textId="77777777" w:rsidR="00C81D24" w:rsidRDefault="00E423A5" w:rsidP="0047631C">
      <w:pPr>
        <w:numPr>
          <w:ilvl w:val="2"/>
          <w:numId w:val="42"/>
        </w:numPr>
        <w:rPr>
          <w:rFonts w:ascii="Montserrat" w:eastAsia="Montserrat" w:hAnsi="Montserrat" w:cs="Montserrat"/>
        </w:rPr>
      </w:pPr>
      <w:r>
        <w:rPr>
          <w:rFonts w:ascii="Montserrat" w:eastAsia="Montserrat" w:hAnsi="Montserrat" w:cs="Montserrat"/>
        </w:rPr>
        <w:t>Relaying decisions</w:t>
      </w:r>
    </w:p>
    <w:p w14:paraId="58D860B6" w14:textId="77777777" w:rsidR="00C81D24" w:rsidRDefault="00E423A5" w:rsidP="3EC1EF97">
      <w:pPr>
        <w:numPr>
          <w:ilvl w:val="2"/>
          <w:numId w:val="42"/>
        </w:numPr>
        <w:rPr>
          <w:rFonts w:ascii="Montserrat" w:eastAsia="Montserrat" w:hAnsi="Montserrat" w:cs="Montserrat"/>
          <w:lang w:val="en-US"/>
        </w:rPr>
      </w:pPr>
      <w:r w:rsidRPr="3EC1EF97">
        <w:rPr>
          <w:rFonts w:ascii="Montserrat" w:eastAsia="Montserrat" w:hAnsi="Montserrat" w:cs="Montserrat"/>
          <w:lang w:val="en-US"/>
        </w:rPr>
        <w:t>Providing timely feedback on artifacts, deliverables, and questions</w:t>
      </w:r>
    </w:p>
    <w:p w14:paraId="58D860B7" w14:textId="77777777" w:rsidR="00C81D24" w:rsidRDefault="00E423A5" w:rsidP="0047631C">
      <w:pPr>
        <w:numPr>
          <w:ilvl w:val="2"/>
          <w:numId w:val="42"/>
        </w:numPr>
        <w:rPr>
          <w:rFonts w:ascii="Montserrat" w:eastAsia="Montserrat" w:hAnsi="Montserrat" w:cs="Montserrat"/>
        </w:rPr>
      </w:pPr>
      <w:r>
        <w:rPr>
          <w:rFonts w:ascii="Montserrat" w:eastAsia="Montserrat" w:hAnsi="Montserrat" w:cs="Montserrat"/>
        </w:rPr>
        <w:t>Acceptance of Services and Deliverables</w:t>
      </w:r>
    </w:p>
    <w:p w14:paraId="58D860B8" w14:textId="77777777" w:rsidR="00C81D24" w:rsidRDefault="00E423A5" w:rsidP="0047631C">
      <w:pPr>
        <w:numPr>
          <w:ilvl w:val="2"/>
          <w:numId w:val="42"/>
        </w:numPr>
        <w:rPr>
          <w:rFonts w:ascii="Montserrat" w:eastAsia="Montserrat" w:hAnsi="Montserrat" w:cs="Montserrat"/>
        </w:rPr>
      </w:pPr>
      <w:r>
        <w:rPr>
          <w:rFonts w:ascii="Montserrat" w:eastAsia="Montserrat" w:hAnsi="Montserrat" w:cs="Montserrat"/>
        </w:rPr>
        <w:t>Provide access to Subject Matter Experts</w:t>
      </w:r>
    </w:p>
    <w:p w14:paraId="58D860B9" w14:textId="77777777" w:rsidR="00C81D24" w:rsidRDefault="00E423A5" w:rsidP="0047631C">
      <w:pPr>
        <w:numPr>
          <w:ilvl w:val="2"/>
          <w:numId w:val="42"/>
        </w:numPr>
        <w:rPr>
          <w:rFonts w:ascii="Montserrat" w:eastAsia="Montserrat" w:hAnsi="Montserrat" w:cs="Montserrat"/>
        </w:rPr>
      </w:pPr>
      <w:r>
        <w:rPr>
          <w:rFonts w:ascii="Montserrat" w:eastAsia="Montserrat" w:hAnsi="Montserrat" w:cs="Montserrat"/>
        </w:rPr>
        <w:t>Attend scheduled meetings</w:t>
      </w:r>
    </w:p>
    <w:p w14:paraId="58D860BA" w14:textId="77777777" w:rsidR="00C81D24" w:rsidRDefault="00E423A5" w:rsidP="3EC1EF97">
      <w:pPr>
        <w:numPr>
          <w:ilvl w:val="2"/>
          <w:numId w:val="42"/>
        </w:numPr>
        <w:rPr>
          <w:rFonts w:ascii="Montserrat" w:eastAsia="Montserrat" w:hAnsi="Montserrat" w:cs="Montserrat"/>
          <w:lang w:val="en-US"/>
        </w:rPr>
      </w:pPr>
      <w:r w:rsidRPr="3EC1EF97">
        <w:rPr>
          <w:rFonts w:ascii="Montserrat" w:eastAsia="Montserrat" w:hAnsi="Montserrat" w:cs="Montserrat"/>
          <w:lang w:val="en-US"/>
        </w:rPr>
        <w:t>Follow processes and workflows determined by Orases</w:t>
      </w:r>
    </w:p>
    <w:p w14:paraId="58D860BB" w14:textId="77777777" w:rsidR="00C81D24" w:rsidRDefault="00E423A5" w:rsidP="0047631C">
      <w:pPr>
        <w:numPr>
          <w:ilvl w:val="2"/>
          <w:numId w:val="42"/>
        </w:numPr>
        <w:rPr>
          <w:rFonts w:ascii="Montserrat" w:eastAsia="Montserrat" w:hAnsi="Montserrat" w:cs="Montserrat"/>
        </w:rPr>
      </w:pPr>
      <w:r>
        <w:rPr>
          <w:rFonts w:ascii="Montserrat" w:eastAsia="Montserrat" w:hAnsi="Montserrat" w:cs="Montserrat"/>
        </w:rPr>
        <w:t>Reading, reviewing, and approving requirements documentation</w:t>
      </w:r>
    </w:p>
    <w:p w14:paraId="58D860BC" w14:textId="77777777" w:rsidR="00C81D24" w:rsidRDefault="00E423A5" w:rsidP="3EC1EF97">
      <w:pPr>
        <w:numPr>
          <w:ilvl w:val="1"/>
          <w:numId w:val="42"/>
        </w:numPr>
        <w:rPr>
          <w:rFonts w:ascii="Montserrat" w:eastAsia="Montserrat" w:hAnsi="Montserrat" w:cs="Montserrat"/>
          <w:lang w:val="en-US"/>
        </w:rPr>
      </w:pPr>
      <w:r w:rsidRPr="3EC1EF97">
        <w:rPr>
          <w:rFonts w:ascii="Montserrat" w:eastAsia="Montserrat" w:hAnsi="Montserrat" w:cs="Montserrat"/>
          <w:lang w:val="en-US"/>
        </w:rPr>
        <w:t>CLIENT is responsible for providing access to existing infrastructure and integration points.</w:t>
      </w:r>
    </w:p>
    <w:p w14:paraId="2BED12A2" w14:textId="5188FEA2" w:rsidR="6A43934B" w:rsidRDefault="460781F8" w:rsidP="63FCF539">
      <w:pPr>
        <w:numPr>
          <w:ilvl w:val="1"/>
          <w:numId w:val="42"/>
        </w:numPr>
        <w:rPr>
          <w:rFonts w:ascii="Montserrat" w:eastAsia="Montserrat" w:hAnsi="Montserrat" w:cs="Montserrat"/>
          <w:lang w:val="en-US"/>
        </w:rPr>
      </w:pPr>
      <w:r w:rsidRPr="784BC8A7">
        <w:rPr>
          <w:rFonts w:ascii="Montserrat" w:eastAsia="Montserrat" w:hAnsi="Montserrat" w:cs="Montserrat"/>
          <w:lang w:val="en-US"/>
        </w:rPr>
        <w:t>CLIENT is responsible for notifying Orases in advance of significant business changes (for example, stakeholder changes, leave of absence, potential timeline bottlenecks, business case changes, etc.)</w:t>
      </w:r>
    </w:p>
    <w:p w14:paraId="58D860BE" w14:textId="72719565" w:rsidR="00C81D24" w:rsidRDefault="00E423A5" w:rsidP="3EC1EF97">
      <w:pPr>
        <w:numPr>
          <w:ilvl w:val="1"/>
          <w:numId w:val="42"/>
        </w:numPr>
        <w:rPr>
          <w:rFonts w:ascii="Montserrat" w:eastAsia="Montserrat" w:hAnsi="Montserrat" w:cs="Montserrat"/>
          <w:lang w:val="en-US"/>
        </w:rPr>
      </w:pPr>
      <w:r w:rsidRPr="3EC1EF97">
        <w:rPr>
          <w:rFonts w:ascii="Montserrat" w:eastAsia="Montserrat" w:hAnsi="Montserrat" w:cs="Montserrat"/>
          <w:lang w:val="en-US"/>
        </w:rPr>
        <w:t>CLIENT is required to hold at least monthly Stakeholder meetings with their project sponsors and Orases. Project sponsors will be identified and documented in the Project Kickoff meeting.</w:t>
      </w:r>
      <w:ins w:id="144" w:author="Kathryn Murphy" w:date="2026-02-27T15:00:00Z" w16du:dateUtc="2026-02-27T20:00:00Z">
        <w:r w:rsidR="00ED5C78">
          <w:rPr>
            <w:rFonts w:ascii="Montserrat" w:eastAsia="Montserrat" w:hAnsi="Montserrat" w:cs="Montserrat"/>
            <w:lang w:val="en-US"/>
          </w:rPr>
          <w:br/>
        </w:r>
      </w:ins>
    </w:p>
    <w:p w14:paraId="4171284B" w14:textId="5BA96BD2" w:rsidR="001A22AB" w:rsidRDefault="00A0231C" w:rsidP="00EF548B">
      <w:pPr>
        <w:ind w:left="0"/>
        <w:rPr>
          <w:rFonts w:ascii="Montserrat" w:eastAsia="Montserrat" w:hAnsi="Montserrat" w:cs="Montserrat"/>
        </w:rPr>
      </w:pPr>
      <w:r w:rsidRPr="0047631C">
        <w:rPr>
          <w:rFonts w:ascii="Montserrat" w:eastAsia="Montserrat" w:hAnsi="Montserrat" w:cs="Montserrat"/>
          <w:color w:val="007DA5"/>
        </w:rPr>
        <w:t>3</w:t>
      </w:r>
      <w:r w:rsidR="001A22AB" w:rsidRPr="0047631C">
        <w:rPr>
          <w:rFonts w:ascii="Montserrat" w:eastAsia="Montserrat" w:hAnsi="Montserrat" w:cs="Montserrat"/>
          <w:color w:val="007DA5"/>
        </w:rPr>
        <w:t>.3</w:t>
      </w:r>
      <w:r w:rsidR="0047631C">
        <w:rPr>
          <w:rFonts w:ascii="Montserrat" w:eastAsia="Montserrat" w:hAnsi="Montserrat" w:cs="Montserrat"/>
          <w:color w:val="007DA5"/>
        </w:rPr>
        <w:t xml:space="preserve"> </w:t>
      </w:r>
      <w:r w:rsidR="001A22AB" w:rsidRPr="00EF548B">
        <w:rPr>
          <w:rFonts w:ascii="Montserrat" w:eastAsia="Montserrat" w:hAnsi="Montserrat" w:cs="Montserrat"/>
          <w:color w:val="007DA5"/>
        </w:rPr>
        <w:t>Consultant Responsibilities:</w:t>
      </w:r>
    </w:p>
    <w:p w14:paraId="1C2C6805" w14:textId="6506D64C" w:rsidR="001A22AB" w:rsidRPr="00EF548B" w:rsidRDefault="001A22AB" w:rsidP="00EF548B">
      <w:pPr>
        <w:pStyle w:val="ListParagraph"/>
        <w:numPr>
          <w:ilvl w:val="1"/>
          <w:numId w:val="19"/>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Provide clear, concise guidance and recommendations to Duke Energy for the C</w:t>
      </w:r>
      <w:r w:rsidR="00A0231C" w:rsidRPr="00EF548B">
        <w:rPr>
          <w:rFonts w:ascii="Montserrat" w:eastAsia="Montserrat" w:hAnsi="Montserrat" w:cs="Montserrat"/>
          <w:lang w:eastAsia="en-US"/>
        </w:rPr>
        <w:t>LIENT</w:t>
      </w:r>
      <w:r w:rsidRPr="00EF548B">
        <w:rPr>
          <w:rFonts w:ascii="Montserrat" w:eastAsia="Montserrat" w:hAnsi="Montserrat" w:cs="Montserrat"/>
          <w:lang w:eastAsia="en-US"/>
        </w:rPr>
        <w:t xml:space="preserve"> responsibilities listed within this SOW</w:t>
      </w:r>
    </w:p>
    <w:p w14:paraId="6E9F54FD" w14:textId="6A4C17F4" w:rsidR="001A22AB" w:rsidRPr="00EF548B" w:rsidRDefault="001A22AB" w:rsidP="3EC1EF97">
      <w:pPr>
        <w:pStyle w:val="ListParagraph"/>
        <w:numPr>
          <w:ilvl w:val="1"/>
          <w:numId w:val="19"/>
        </w:numPr>
        <w:spacing w:after="200"/>
        <w:ind w:right="0"/>
        <w:jc w:val="both"/>
        <w:rPr>
          <w:rFonts w:ascii="Montserrat" w:eastAsia="Montserrat" w:hAnsi="Montserrat" w:cs="Montserrat"/>
          <w:lang w:val="en-US" w:eastAsia="en-US"/>
        </w:rPr>
      </w:pPr>
      <w:r w:rsidRPr="3EC1EF97">
        <w:rPr>
          <w:rFonts w:ascii="Montserrat" w:eastAsia="Montserrat" w:hAnsi="Montserrat" w:cs="Montserrat"/>
          <w:lang w:val="en-US" w:eastAsia="en-US"/>
        </w:rPr>
        <w:t xml:space="preserve">Deliver the scope of work </w:t>
      </w:r>
      <w:r w:rsidR="002D7CAB" w:rsidRPr="3EC1EF97">
        <w:rPr>
          <w:rFonts w:ascii="Montserrat" w:eastAsia="Montserrat" w:hAnsi="Montserrat" w:cs="Montserrat"/>
          <w:lang w:val="en-US" w:eastAsia="en-US"/>
        </w:rPr>
        <w:t>in accordance with the timeline and project budget mutually agreed to by Duke Energy and Orases, recognizing that timeline and scope are subject to CLIENT prioritization</w:t>
      </w:r>
      <w:r w:rsidR="00A0231C" w:rsidRPr="3EC1EF97">
        <w:rPr>
          <w:rFonts w:ascii="Montserrat" w:eastAsia="Montserrat" w:hAnsi="Montserrat" w:cs="Montserrat"/>
          <w:lang w:val="en-US" w:eastAsia="en-US"/>
        </w:rPr>
        <w:t xml:space="preserve"> and scope</w:t>
      </w:r>
      <w:r w:rsidR="002D7CAB" w:rsidRPr="3EC1EF97">
        <w:rPr>
          <w:rFonts w:ascii="Montserrat" w:eastAsia="Montserrat" w:hAnsi="Montserrat" w:cs="Montserrat"/>
          <w:lang w:val="en-US" w:eastAsia="en-US"/>
        </w:rPr>
        <w:t xml:space="preserve"> decisions</w:t>
      </w:r>
      <w:r w:rsidR="00A0231C" w:rsidRPr="3EC1EF97">
        <w:rPr>
          <w:rFonts w:ascii="Montserrat" w:eastAsia="Montserrat" w:hAnsi="Montserrat" w:cs="Montserrat"/>
          <w:lang w:val="en-US" w:eastAsia="en-US"/>
        </w:rPr>
        <w:t>, in accordance with Section 2.3.</w:t>
      </w:r>
      <w:r w:rsidR="002D7CAB" w:rsidRPr="3EC1EF97">
        <w:rPr>
          <w:rFonts w:ascii="Montserrat" w:eastAsia="Montserrat" w:hAnsi="Montserrat" w:cs="Montserrat"/>
          <w:lang w:val="en-US" w:eastAsia="en-US"/>
        </w:rPr>
        <w:t xml:space="preserve"> </w:t>
      </w:r>
    </w:p>
    <w:p w14:paraId="598F4195" w14:textId="404CF9A3" w:rsidR="002D7CAB" w:rsidRPr="00EF548B" w:rsidRDefault="19165850" w:rsidP="00EF548B">
      <w:pPr>
        <w:pStyle w:val="ListParagraph"/>
        <w:numPr>
          <w:ilvl w:val="1"/>
          <w:numId w:val="19"/>
        </w:numPr>
        <w:rPr>
          <w:rFonts w:ascii="Montserrat" w:eastAsia="Montserrat" w:hAnsi="Montserrat" w:cs="Montserrat"/>
          <w:lang w:eastAsia="en-US"/>
        </w:rPr>
      </w:pPr>
      <w:r w:rsidRPr="63FCF539">
        <w:rPr>
          <w:rFonts w:ascii="Montserrat" w:eastAsia="Montserrat" w:hAnsi="Montserrat" w:cs="Montserrat"/>
          <w:lang w:eastAsia="en-US"/>
        </w:rPr>
        <w:t xml:space="preserve">Deliver Services and Deliverables that meet the acceptance criteria and quality standards defined in this SOW and mutually agreed upon by the </w:t>
      </w:r>
      <w:r w:rsidR="003FA9A7" w:rsidRPr="63FCF539">
        <w:rPr>
          <w:rFonts w:ascii="Montserrat" w:eastAsia="Montserrat" w:hAnsi="Montserrat" w:cs="Montserrat"/>
          <w:lang w:eastAsia="en-US"/>
        </w:rPr>
        <w:t>P</w:t>
      </w:r>
      <w:r w:rsidRPr="63FCF539">
        <w:rPr>
          <w:rFonts w:ascii="Montserrat" w:eastAsia="Montserrat" w:hAnsi="Montserrat" w:cs="Montserrat"/>
          <w:lang w:eastAsia="en-US"/>
        </w:rPr>
        <w:t>arties.</w:t>
      </w:r>
    </w:p>
    <w:p w14:paraId="5A048129" w14:textId="4C1C3691" w:rsidR="025EECB0" w:rsidRPr="000A13BF" w:rsidRDefault="025EECB0" w:rsidP="000A13BF">
      <w:pPr>
        <w:pStyle w:val="ListParagraph"/>
        <w:numPr>
          <w:ilvl w:val="1"/>
          <w:numId w:val="19"/>
        </w:numPr>
        <w:spacing w:after="200"/>
        <w:ind w:right="0"/>
        <w:jc w:val="both"/>
        <w:rPr>
          <w:rFonts w:ascii="Montserrat" w:eastAsia="Montserrat" w:hAnsi="Montserrat" w:cs="Montserrat"/>
          <w:lang w:val="en-US" w:eastAsia="en-US"/>
        </w:rPr>
      </w:pPr>
      <w:r w:rsidRPr="000A13BF">
        <w:rPr>
          <w:rFonts w:ascii="Montserrat" w:eastAsia="Montserrat" w:hAnsi="Montserrat" w:cs="Montserrat"/>
          <w:lang w:val="en-US" w:eastAsia="en-US"/>
        </w:rPr>
        <w:t>Orases shall use commercially reasonable efforts to mitigate the impact of any CLIENT</w:t>
      </w:r>
      <w:r w:rsidRPr="000A13BF">
        <w:rPr>
          <w:rFonts w:ascii="Cambria Math" w:eastAsia="Montserrat" w:hAnsi="Cambria Math" w:cs="Cambria Math"/>
          <w:lang w:val="en-US" w:eastAsia="en-US"/>
        </w:rPr>
        <w:t>‑</w:t>
      </w:r>
      <w:r w:rsidRPr="000A13BF">
        <w:rPr>
          <w:rFonts w:ascii="Montserrat" w:eastAsia="Montserrat" w:hAnsi="Montserrat" w:cs="Montserrat"/>
          <w:lang w:val="en-US" w:eastAsia="en-US"/>
        </w:rPr>
        <w:t>related delays, including re</w:t>
      </w:r>
      <w:r w:rsidRPr="000A13BF">
        <w:rPr>
          <w:rFonts w:ascii="Cambria Math" w:eastAsia="Montserrat" w:hAnsi="Cambria Math" w:cs="Cambria Math"/>
          <w:lang w:val="en-US" w:eastAsia="en-US"/>
        </w:rPr>
        <w:t>‑</w:t>
      </w:r>
      <w:r w:rsidRPr="000A13BF">
        <w:rPr>
          <w:rFonts w:ascii="Montserrat" w:eastAsia="Montserrat" w:hAnsi="Montserrat" w:cs="Montserrat"/>
          <w:lang w:val="en-US" w:eastAsia="en-US"/>
        </w:rPr>
        <w:t>sequencing work, adjusting staffing, or performing available tasks, before claiming schedule or cost relief.</w:t>
      </w:r>
    </w:p>
    <w:p w14:paraId="44D124ED" w14:textId="77777777" w:rsidR="0041019F" w:rsidRPr="00EF548B" w:rsidRDefault="0041019F" w:rsidP="3EC1EF97">
      <w:pPr>
        <w:pStyle w:val="ListParagraph"/>
        <w:numPr>
          <w:ilvl w:val="1"/>
          <w:numId w:val="19"/>
        </w:numPr>
        <w:rPr>
          <w:rFonts w:ascii="Montserrat" w:eastAsia="Montserrat" w:hAnsi="Montserrat" w:cs="Montserrat"/>
          <w:lang w:val="en-US" w:eastAsia="en-US"/>
        </w:rPr>
      </w:pPr>
      <w:r w:rsidRPr="3EC1EF97">
        <w:rPr>
          <w:rFonts w:ascii="Montserrat" w:eastAsia="Montserrat" w:hAnsi="Montserrat" w:cs="Montserrat"/>
          <w:lang w:val="en-US" w:eastAsia="en-US"/>
        </w:rPr>
        <w:lastRenderedPageBreak/>
        <w:t>Maintain a qualified project team with appropriate roles and skill levels. Consultant will employ a sufficient number of resources with the appropriate level of skill and experience to successfully implement the Services described herein.</w:t>
      </w:r>
    </w:p>
    <w:p w14:paraId="26826460" w14:textId="77777777" w:rsidR="0041019F" w:rsidRPr="00EF548B" w:rsidRDefault="0041019F" w:rsidP="3EC1EF97">
      <w:pPr>
        <w:pStyle w:val="ListParagraph"/>
        <w:numPr>
          <w:ilvl w:val="1"/>
          <w:numId w:val="19"/>
        </w:numPr>
        <w:rPr>
          <w:rFonts w:ascii="Montserrat" w:eastAsia="Montserrat" w:hAnsi="Montserrat" w:cs="Montserrat"/>
          <w:lang w:val="en-US" w:eastAsia="en-US"/>
        </w:rPr>
      </w:pPr>
      <w:r w:rsidRPr="3EC1EF97">
        <w:rPr>
          <w:rFonts w:ascii="Montserrat" w:eastAsia="Montserrat" w:hAnsi="Montserrat" w:cs="Montserrat"/>
          <w:lang w:val="en-US" w:eastAsia="en-US"/>
        </w:rPr>
        <w:t>Manage resource changes in accordance with the governance model: provide advance notice for key roles where practical, and document all resource substitutions to ensure continuity and skill level maintenance.</w:t>
      </w:r>
    </w:p>
    <w:p w14:paraId="73518D44" w14:textId="0E6CAA60" w:rsidR="0041019F" w:rsidRPr="00EF548B" w:rsidRDefault="0041019F" w:rsidP="00EF548B">
      <w:pPr>
        <w:pStyle w:val="ListParagraph"/>
        <w:numPr>
          <w:ilvl w:val="1"/>
          <w:numId w:val="19"/>
        </w:numPr>
        <w:rPr>
          <w:rFonts w:ascii="Montserrat" w:eastAsia="Montserrat" w:hAnsi="Montserrat" w:cs="Montserrat"/>
          <w:lang w:eastAsia="en-US"/>
        </w:rPr>
      </w:pPr>
      <w:r w:rsidRPr="00EF548B">
        <w:rPr>
          <w:rFonts w:ascii="Montserrat" w:eastAsia="Montserrat" w:hAnsi="Montserrat" w:cs="Montserrat"/>
          <w:lang w:eastAsia="en-US"/>
        </w:rPr>
        <w:t>Employ industry-standard quality assurance processes</w:t>
      </w:r>
      <w:r w:rsidR="00A0231C" w:rsidRPr="00EF548B">
        <w:rPr>
          <w:rFonts w:ascii="Montserrat" w:eastAsia="Montserrat" w:hAnsi="Montserrat" w:cs="Montserrat"/>
          <w:lang w:eastAsia="en-US"/>
        </w:rPr>
        <w:t>,</w:t>
      </w:r>
      <w:r w:rsidRPr="00EF548B">
        <w:rPr>
          <w:rFonts w:ascii="Montserrat" w:eastAsia="Montserrat" w:hAnsi="Montserrat" w:cs="Montserrat"/>
          <w:lang w:eastAsia="en-US"/>
        </w:rPr>
        <w:t xml:space="preserve"> including code reviews, testing, and defect management workflows.</w:t>
      </w:r>
    </w:p>
    <w:p w14:paraId="1AA5541B" w14:textId="77777777" w:rsidR="0041019F" w:rsidRPr="00EF548B" w:rsidRDefault="0041019F" w:rsidP="3EC1EF97">
      <w:pPr>
        <w:pStyle w:val="ListParagraph"/>
        <w:numPr>
          <w:ilvl w:val="1"/>
          <w:numId w:val="19"/>
        </w:numPr>
        <w:rPr>
          <w:rFonts w:ascii="Montserrat" w:eastAsia="Montserrat" w:hAnsi="Montserrat" w:cs="Montserrat"/>
          <w:lang w:val="en-US" w:eastAsia="en-US"/>
        </w:rPr>
      </w:pPr>
      <w:r w:rsidRPr="3EC1EF97">
        <w:rPr>
          <w:rFonts w:ascii="Montserrat" w:eastAsia="Montserrat" w:hAnsi="Montserrat" w:cs="Montserrat"/>
          <w:lang w:val="en-US" w:eastAsia="en-US"/>
        </w:rPr>
        <w:t>Consultant will remain free of conflicts of interest related to the Services at all times. In the event that the Consultant becomes aware of any issue or question concerning a possible conflict of interest, Consultant shall provide Duke Energy with written notice.</w:t>
      </w:r>
    </w:p>
    <w:p w14:paraId="53984096" w14:textId="77777777" w:rsidR="0041019F" w:rsidRPr="00EF548B" w:rsidRDefault="0041019F" w:rsidP="3EC1EF97">
      <w:pPr>
        <w:pStyle w:val="ListParagraph"/>
        <w:numPr>
          <w:ilvl w:val="1"/>
          <w:numId w:val="19"/>
        </w:numPr>
        <w:rPr>
          <w:rFonts w:ascii="Montserrat" w:eastAsia="Montserrat" w:hAnsi="Montserrat" w:cs="Montserrat"/>
          <w:lang w:val="en-US" w:eastAsia="en-US"/>
        </w:rPr>
      </w:pPr>
      <w:r w:rsidRPr="3EC1EF97">
        <w:rPr>
          <w:rFonts w:ascii="Montserrat" w:eastAsia="Montserrat" w:hAnsi="Montserrat" w:cs="Montserrat"/>
          <w:lang w:val="en-US" w:eastAsia="en-US"/>
        </w:rPr>
        <w:t>Consultant shall comply with the Duke Energy Interface Requirements set forth in Appendix 2.</w:t>
      </w:r>
    </w:p>
    <w:p w14:paraId="1AA1BB86" w14:textId="6526798A" w:rsidR="0041019F" w:rsidRPr="00EF548B" w:rsidRDefault="0041019F" w:rsidP="3EC1EF97">
      <w:pPr>
        <w:pStyle w:val="ListParagraph"/>
        <w:numPr>
          <w:ilvl w:val="1"/>
          <w:numId w:val="19"/>
        </w:numPr>
        <w:rPr>
          <w:rFonts w:ascii="Montserrat" w:eastAsia="Montserrat" w:hAnsi="Montserrat" w:cs="Montserrat"/>
          <w:lang w:val="en-US" w:eastAsia="en-US"/>
        </w:rPr>
      </w:pPr>
      <w:r w:rsidRPr="3EC1EF97">
        <w:rPr>
          <w:rFonts w:ascii="Montserrat" w:eastAsia="Montserrat" w:hAnsi="Montserrat" w:cs="Montserrat"/>
          <w:lang w:val="en-US" w:eastAsia="en-US"/>
        </w:rPr>
        <w:t>Proactively identify and communicate risks, blockers, and issues that could impact project objectives, and work collaboratively with Duke Energy to develop appropriate remedies.</w:t>
      </w:r>
    </w:p>
    <w:p w14:paraId="2665AE88" w14:textId="1A29DD05" w:rsidR="00564088" w:rsidRPr="00EF548B" w:rsidRDefault="00564088" w:rsidP="3EC1EF97">
      <w:pPr>
        <w:pStyle w:val="ListParagraph"/>
        <w:numPr>
          <w:ilvl w:val="1"/>
          <w:numId w:val="19"/>
        </w:numPr>
        <w:spacing w:after="200"/>
        <w:ind w:right="0"/>
        <w:jc w:val="both"/>
        <w:rPr>
          <w:rFonts w:ascii="Montserrat" w:eastAsia="Montserrat" w:hAnsi="Montserrat" w:cs="Montserrat"/>
          <w:lang w:val="en-US" w:eastAsia="en-US"/>
        </w:rPr>
      </w:pPr>
      <w:r w:rsidRPr="3EC1EF97">
        <w:rPr>
          <w:rFonts w:ascii="Montserrat" w:eastAsia="Montserrat" w:hAnsi="Montserrat" w:cs="Montserrat"/>
          <w:lang w:val="en-US" w:eastAsia="en-US"/>
        </w:rPr>
        <w:t xml:space="preserve">Appoint and maintain a Consultant </w:t>
      </w:r>
      <w:r w:rsidR="00EF548B" w:rsidRPr="3EC1EF97">
        <w:rPr>
          <w:rFonts w:ascii="Montserrat" w:eastAsia="Montserrat" w:hAnsi="Montserrat" w:cs="Montserrat"/>
          <w:lang w:val="en-US" w:eastAsia="en-US"/>
        </w:rPr>
        <w:t>Product Manager</w:t>
      </w:r>
      <w:r w:rsidRPr="3EC1EF97">
        <w:rPr>
          <w:rFonts w:ascii="Montserrat" w:eastAsia="Montserrat" w:hAnsi="Montserrat" w:cs="Montserrat"/>
          <w:lang w:val="en-US" w:eastAsia="en-US"/>
        </w:rPr>
        <w:t xml:space="preserve"> for the Services under the SOW. The Consultant </w:t>
      </w:r>
      <w:r w:rsidR="00EF548B" w:rsidRPr="3EC1EF97">
        <w:rPr>
          <w:rFonts w:ascii="Montserrat" w:eastAsia="Montserrat" w:hAnsi="Montserrat" w:cs="Montserrat"/>
          <w:lang w:val="en-US" w:eastAsia="en-US"/>
        </w:rPr>
        <w:t xml:space="preserve">Product Manager </w:t>
      </w:r>
      <w:r w:rsidRPr="3EC1EF97">
        <w:rPr>
          <w:rFonts w:ascii="Montserrat" w:eastAsia="Montserrat" w:hAnsi="Montserrat" w:cs="Montserrat"/>
          <w:lang w:val="en-US" w:eastAsia="en-US"/>
        </w:rPr>
        <w:t>shall have the following responsibilities:</w:t>
      </w:r>
    </w:p>
    <w:p w14:paraId="1D31D3EB" w14:textId="77777777" w:rsidR="002D7CAB" w:rsidRPr="00EF548B" w:rsidRDefault="002D7CAB" w:rsidP="00EF548B">
      <w:pPr>
        <w:pStyle w:val="ListParagraph"/>
        <w:numPr>
          <w:ilvl w:val="2"/>
          <w:numId w:val="19"/>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Facilitate periodic update meetings and communication</w:t>
      </w:r>
    </w:p>
    <w:p w14:paraId="1B9B8F4D" w14:textId="77777777" w:rsidR="002D7CAB" w:rsidRPr="00EF548B" w:rsidRDefault="002D7CAB" w:rsidP="00EF548B">
      <w:pPr>
        <w:pStyle w:val="ListParagraph"/>
        <w:numPr>
          <w:ilvl w:val="2"/>
          <w:numId w:val="19"/>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Submit written status reports</w:t>
      </w:r>
    </w:p>
    <w:p w14:paraId="39D547E7" w14:textId="77777777" w:rsidR="002D7CAB" w:rsidRPr="00EF548B" w:rsidRDefault="002D7CAB" w:rsidP="3EC1EF97">
      <w:pPr>
        <w:pStyle w:val="ListParagraph"/>
        <w:numPr>
          <w:ilvl w:val="2"/>
          <w:numId w:val="19"/>
        </w:numPr>
        <w:spacing w:after="200"/>
        <w:ind w:right="0"/>
        <w:jc w:val="both"/>
        <w:rPr>
          <w:rFonts w:ascii="Montserrat" w:eastAsia="Montserrat" w:hAnsi="Montserrat" w:cs="Montserrat"/>
          <w:lang w:val="en-US" w:eastAsia="en-US"/>
        </w:rPr>
      </w:pPr>
      <w:r w:rsidRPr="3EC1EF97">
        <w:rPr>
          <w:rFonts w:ascii="Montserrat" w:eastAsia="Montserrat" w:hAnsi="Montserrat" w:cs="Montserrat"/>
          <w:lang w:val="en-US" w:eastAsia="en-US"/>
        </w:rPr>
        <w:t>Respond to questions posed by the Duke Energy Principal Representative and project team in accordance with agreed-upon communication protocols</w:t>
      </w:r>
    </w:p>
    <w:p w14:paraId="463434F8" w14:textId="77777777" w:rsidR="002D7CAB" w:rsidRPr="00EF548B" w:rsidRDefault="002D7CAB" w:rsidP="00EF548B">
      <w:pPr>
        <w:pStyle w:val="ListParagraph"/>
        <w:numPr>
          <w:ilvl w:val="2"/>
          <w:numId w:val="19"/>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Provide project information and be available to answer questions for the Duke Energy project team as needed</w:t>
      </w:r>
    </w:p>
    <w:p w14:paraId="53F21869" w14:textId="3DFE5C9F" w:rsidR="001A22AB" w:rsidRPr="00EF548B" w:rsidRDefault="002D7CAB" w:rsidP="00EF548B">
      <w:pPr>
        <w:pStyle w:val="ListParagraph"/>
        <w:numPr>
          <w:ilvl w:val="2"/>
          <w:numId w:val="19"/>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Monitor quality of work and deliverables to ensure delivery consistent with the terms of this SOW and the Agreement</w:t>
      </w:r>
    </w:p>
    <w:p w14:paraId="58D860BF" w14:textId="77777777" w:rsidR="00C81D24" w:rsidRDefault="00E423A5">
      <w:pPr>
        <w:spacing w:after="200"/>
      </w:pPr>
      <w:r>
        <w:t>- - - - - - - - - - - - - - - - - - - -</w:t>
      </w:r>
    </w:p>
    <w:p w14:paraId="58D860C0" w14:textId="06D4191D" w:rsidR="00C81D24" w:rsidRDefault="544C4094">
      <w:pPr>
        <w:pStyle w:val="Subtitle"/>
      </w:pPr>
      <w:bookmarkStart w:id="145" w:name="_pil9knfh8jay"/>
      <w:bookmarkEnd w:id="145"/>
      <w:r>
        <w:t>0</w:t>
      </w:r>
      <w:r w:rsidR="4C0B44DC">
        <w:t>4</w:t>
      </w:r>
      <w:r>
        <w:t xml:space="preserve"> </w:t>
      </w:r>
      <w:r w:rsidRPr="784BC8A7">
        <w:rPr>
          <w:color w:val="C2D500"/>
        </w:rPr>
        <w:t>Estimated Timeline</w:t>
      </w:r>
    </w:p>
    <w:p w14:paraId="77517B6E" w14:textId="3B8D2E7C" w:rsidR="00C81D24" w:rsidRDefault="76F3B85A" w:rsidP="63FCF539">
      <w:pPr>
        <w:rPr>
          <w:ins w:id="146" w:author="Gilstrap, Joshua" w:date="2026-02-17T15:50:00Z" w16du:dateUtc="2026-02-17T15:50:16Z"/>
          <w:rFonts w:ascii="Montserrat" w:eastAsia="Montserrat" w:hAnsi="Montserrat" w:cs="Montserrat"/>
          <w:color w:val="666666"/>
          <w:lang w:val="en-US"/>
        </w:rPr>
      </w:pPr>
      <w:r w:rsidRPr="63FCF539">
        <w:rPr>
          <w:rFonts w:ascii="Montserrat" w:eastAsia="Montserrat" w:hAnsi="Montserrat" w:cs="Montserrat"/>
          <w:color w:val="666666"/>
          <w:lang w:val="en-US"/>
        </w:rPr>
        <w:t xml:space="preserve">Milestones will be agreed to throughout the project and reported on a pre-agreed cadence. The timeline of the project will be defined based on the Prioritization of Work (Section </w:t>
      </w:r>
      <w:r w:rsidR="14567B7E" w:rsidRPr="63FCF539">
        <w:rPr>
          <w:rFonts w:ascii="Montserrat" w:eastAsia="Montserrat" w:hAnsi="Montserrat" w:cs="Montserrat"/>
          <w:color w:val="666666"/>
          <w:lang w:val="en-US"/>
        </w:rPr>
        <w:t>2</w:t>
      </w:r>
      <w:r w:rsidRPr="63FCF539">
        <w:rPr>
          <w:rFonts w:ascii="Montserrat" w:eastAsia="Montserrat" w:hAnsi="Montserrat" w:cs="Montserrat"/>
          <w:color w:val="666666"/>
          <w:lang w:val="en-US"/>
        </w:rPr>
        <w:t>.</w:t>
      </w:r>
      <w:r w:rsidR="14567B7E" w:rsidRPr="63FCF539">
        <w:rPr>
          <w:rFonts w:ascii="Montserrat" w:eastAsia="Montserrat" w:hAnsi="Montserrat" w:cs="Montserrat"/>
          <w:color w:val="666666"/>
          <w:lang w:val="en-US"/>
        </w:rPr>
        <w:t>3</w:t>
      </w:r>
      <w:r w:rsidRPr="63FCF539">
        <w:rPr>
          <w:rFonts w:ascii="Montserrat" w:eastAsia="Montserrat" w:hAnsi="Montserrat" w:cs="Montserrat"/>
          <w:color w:val="666666"/>
          <w:lang w:val="en-US"/>
        </w:rPr>
        <w:t xml:space="preserve">) agreed to by the </w:t>
      </w:r>
      <w:r w:rsidR="14567B7E" w:rsidRPr="63FCF539">
        <w:rPr>
          <w:rFonts w:ascii="Montserrat" w:eastAsia="Montserrat" w:hAnsi="Montserrat" w:cs="Montserrat"/>
          <w:color w:val="666666"/>
          <w:lang w:val="en-US"/>
        </w:rPr>
        <w:t>CLIENT</w:t>
      </w:r>
      <w:r w:rsidRPr="63FCF539">
        <w:rPr>
          <w:rFonts w:ascii="Montserrat" w:eastAsia="Montserrat" w:hAnsi="Montserrat" w:cs="Montserrat"/>
          <w:color w:val="666666"/>
          <w:lang w:val="en-US"/>
        </w:rPr>
        <w:t xml:space="preserve"> and Orases during the Iterative Development (Deliverable </w:t>
      </w:r>
      <w:r w:rsidR="14567B7E" w:rsidRPr="63FCF539">
        <w:rPr>
          <w:rFonts w:ascii="Montserrat" w:eastAsia="Montserrat" w:hAnsi="Montserrat" w:cs="Montserrat"/>
          <w:color w:val="666666"/>
          <w:lang w:val="en-US"/>
        </w:rPr>
        <w:t>2</w:t>
      </w:r>
      <w:r w:rsidRPr="63FCF539">
        <w:rPr>
          <w:rFonts w:ascii="Montserrat" w:eastAsia="Montserrat" w:hAnsi="Montserrat" w:cs="Montserrat"/>
          <w:color w:val="666666"/>
          <w:lang w:val="en-US"/>
        </w:rPr>
        <w:t>.</w:t>
      </w:r>
      <w:r w:rsidR="14567B7E" w:rsidRPr="63FCF539">
        <w:rPr>
          <w:rFonts w:ascii="Montserrat" w:eastAsia="Montserrat" w:hAnsi="Montserrat" w:cs="Montserrat"/>
          <w:color w:val="666666"/>
          <w:lang w:val="en-US"/>
        </w:rPr>
        <w:t>2</w:t>
      </w:r>
      <w:r w:rsidRPr="63FCF539">
        <w:rPr>
          <w:rFonts w:ascii="Montserrat" w:eastAsia="Montserrat" w:hAnsi="Montserrat" w:cs="Montserrat"/>
          <w:color w:val="666666"/>
          <w:lang w:val="en-US"/>
        </w:rPr>
        <w:t xml:space="preserve">, </w:t>
      </w:r>
      <w:r w:rsidR="14567B7E" w:rsidRPr="63FCF539">
        <w:rPr>
          <w:rFonts w:ascii="Montserrat" w:eastAsia="Montserrat" w:hAnsi="Montserrat" w:cs="Montserrat"/>
          <w:color w:val="666666"/>
          <w:lang w:val="en-US"/>
        </w:rPr>
        <w:t>2</w:t>
      </w:r>
      <w:r w:rsidRPr="63FCF539">
        <w:rPr>
          <w:rFonts w:ascii="Montserrat" w:eastAsia="Montserrat" w:hAnsi="Montserrat" w:cs="Montserrat"/>
          <w:color w:val="666666"/>
          <w:lang w:val="en-US"/>
        </w:rPr>
        <w:t>.</w:t>
      </w:r>
      <w:r w:rsidR="14567B7E" w:rsidRPr="63FCF539">
        <w:rPr>
          <w:rFonts w:ascii="Montserrat" w:eastAsia="Montserrat" w:hAnsi="Montserrat" w:cs="Montserrat"/>
          <w:color w:val="666666"/>
          <w:lang w:val="en-US"/>
        </w:rPr>
        <w:t>3</w:t>
      </w:r>
      <w:r w:rsidRPr="63FCF539">
        <w:rPr>
          <w:rFonts w:ascii="Montserrat" w:eastAsia="Montserrat" w:hAnsi="Montserrat" w:cs="Montserrat"/>
          <w:color w:val="666666"/>
          <w:lang w:val="en-US"/>
        </w:rPr>
        <w:t xml:space="preserve"> and </w:t>
      </w:r>
      <w:r w:rsidR="14567B7E" w:rsidRPr="63FCF539">
        <w:rPr>
          <w:rFonts w:ascii="Montserrat" w:eastAsia="Montserrat" w:hAnsi="Montserrat" w:cs="Montserrat"/>
          <w:color w:val="666666"/>
          <w:lang w:val="en-US"/>
        </w:rPr>
        <w:t>2</w:t>
      </w:r>
      <w:r w:rsidRPr="63FCF539">
        <w:rPr>
          <w:rFonts w:ascii="Montserrat" w:eastAsia="Montserrat" w:hAnsi="Montserrat" w:cs="Montserrat"/>
          <w:color w:val="666666"/>
          <w:lang w:val="en-US"/>
        </w:rPr>
        <w:t>.</w:t>
      </w:r>
      <w:r w:rsidR="14567B7E" w:rsidRPr="63FCF539">
        <w:rPr>
          <w:rFonts w:ascii="Montserrat" w:eastAsia="Montserrat" w:hAnsi="Montserrat" w:cs="Montserrat"/>
          <w:color w:val="666666"/>
          <w:lang w:val="en-US"/>
        </w:rPr>
        <w:t>4</w:t>
      </w:r>
      <w:r w:rsidRPr="63FCF539">
        <w:rPr>
          <w:rFonts w:ascii="Montserrat" w:eastAsia="Montserrat" w:hAnsi="Montserrat" w:cs="Montserrat"/>
          <w:color w:val="666666"/>
          <w:lang w:val="en-US"/>
        </w:rPr>
        <w:t>.)</w:t>
      </w:r>
      <w:r w:rsidR="3A8F3426" w:rsidRPr="63FCF539">
        <w:rPr>
          <w:rFonts w:ascii="Montserrat" w:eastAsia="Montserrat" w:hAnsi="Montserrat" w:cs="Montserrat"/>
          <w:color w:val="666666"/>
          <w:lang w:val="en-US"/>
        </w:rPr>
        <w:t>. Expected duration of project phases is listed below</w:t>
      </w:r>
      <w:r w:rsidR="142E511A" w:rsidRPr="63FCF539">
        <w:rPr>
          <w:rFonts w:ascii="Montserrat" w:eastAsia="Montserrat" w:hAnsi="Montserrat" w:cs="Montserrat"/>
          <w:color w:val="666666"/>
          <w:lang w:val="en-US"/>
        </w:rPr>
        <w:t xml:space="preserve">. These estimates are based on the project scope referenced in the Sales Reference Documents under Appendix 1, </w:t>
      </w:r>
      <w:r w:rsidR="3A8F3426" w:rsidRPr="63FCF539">
        <w:rPr>
          <w:rFonts w:ascii="Montserrat" w:eastAsia="Montserrat" w:hAnsi="Montserrat" w:cs="Montserrat"/>
          <w:color w:val="666666"/>
          <w:lang w:val="en-US"/>
        </w:rPr>
        <w:t xml:space="preserve">and </w:t>
      </w:r>
      <w:r w:rsidR="6EB908C8" w:rsidRPr="63FCF539">
        <w:rPr>
          <w:rFonts w:ascii="Montserrat" w:eastAsia="Montserrat" w:hAnsi="Montserrat" w:cs="Montserrat"/>
          <w:color w:val="666666"/>
          <w:lang w:val="en-US"/>
        </w:rPr>
        <w:t>are</w:t>
      </w:r>
      <w:r w:rsidR="61271D0F" w:rsidRPr="63FCF539">
        <w:rPr>
          <w:rFonts w:ascii="Montserrat" w:eastAsia="Montserrat" w:hAnsi="Montserrat" w:cs="Montserrat"/>
          <w:color w:val="666666"/>
          <w:lang w:val="en-US"/>
        </w:rPr>
        <w:t xml:space="preserve"> </w:t>
      </w:r>
      <w:r w:rsidR="3A8F3426" w:rsidRPr="63FCF539">
        <w:rPr>
          <w:rFonts w:ascii="Montserrat" w:eastAsia="Montserrat" w:hAnsi="Montserrat" w:cs="Montserrat"/>
          <w:color w:val="666666"/>
          <w:lang w:val="en-US"/>
        </w:rPr>
        <w:t>subject to change based on</w:t>
      </w:r>
      <w:r w:rsidR="00DF08EE">
        <w:rPr>
          <w:rFonts w:ascii="Montserrat" w:eastAsia="Montserrat" w:hAnsi="Montserrat" w:cs="Montserrat"/>
          <w:color w:val="666666"/>
          <w:lang w:val="en-US"/>
        </w:rPr>
        <w:t xml:space="preserve"> the</w:t>
      </w:r>
      <w:r w:rsidR="3A8F3426" w:rsidRPr="63FCF539">
        <w:rPr>
          <w:rFonts w:ascii="Montserrat" w:eastAsia="Montserrat" w:hAnsi="Montserrat" w:cs="Montserrat"/>
          <w:color w:val="666666"/>
          <w:lang w:val="en-US"/>
        </w:rPr>
        <w:t xml:space="preserve"> </w:t>
      </w:r>
      <w:r w:rsidR="11E166B0" w:rsidRPr="63FCF539">
        <w:rPr>
          <w:rFonts w:ascii="Montserrat" w:eastAsia="Montserrat" w:hAnsi="Montserrat" w:cs="Montserrat"/>
          <w:color w:val="666666"/>
          <w:lang w:val="en-US"/>
        </w:rPr>
        <w:t>aforementioned Prioritization of Work and Requirements Definition</w:t>
      </w:r>
      <w:r w:rsidR="5AE6B869" w:rsidRPr="63FCF539">
        <w:rPr>
          <w:rFonts w:ascii="Montserrat" w:eastAsia="Montserrat" w:hAnsi="Montserrat" w:cs="Montserrat"/>
          <w:color w:val="666666"/>
          <w:lang w:val="en-US"/>
        </w:rPr>
        <w:t>:</w:t>
      </w:r>
    </w:p>
    <w:p w14:paraId="66CE1504" w14:textId="0652093F" w:rsidR="00C81D24" w:rsidRDefault="00E01443">
      <w:pPr>
        <w:pStyle w:val="ListParagraph"/>
        <w:numPr>
          <w:ilvl w:val="0"/>
          <w:numId w:val="4"/>
        </w:numPr>
        <w:rPr>
          <w:ins w:id="147" w:author="Gilstrap, Joshua" w:date="2026-02-17T15:50:00Z" w16du:dateUtc="2026-02-17T15:50:31Z"/>
          <w:rFonts w:ascii="Montserrat" w:eastAsia="Montserrat" w:hAnsi="Montserrat" w:cs="Montserrat"/>
          <w:color w:val="666666"/>
          <w:lang w:val="en-US"/>
        </w:rPr>
        <w:pPrChange w:id="148" w:author="Gilstrap, Joshua" w:date="2026-02-17T15:50:00Z">
          <w:pPr/>
        </w:pPrChange>
      </w:pPr>
      <w:ins w:id="149" w:author="Kathryn Murphy" w:date="2026-02-27T12:31:00Z" w16du:dateUtc="2026-02-27T17:31:00Z">
        <w:r w:rsidRPr="00E01443">
          <w:rPr>
            <w:rFonts w:ascii="Montserrat" w:eastAsia="Montserrat" w:hAnsi="Montserrat" w:cs="Montserrat"/>
            <w:color w:val="666666"/>
            <w:lang w:val="en-US"/>
          </w:rPr>
          <w:t>Initial Planning &amp; Analysis</w:t>
        </w:r>
      </w:ins>
      <w:commentRangeStart w:id="150"/>
      <w:ins w:id="151" w:author="Gilstrap, Joshua" w:date="2026-02-17T15:50:00Z">
        <w:del w:id="152" w:author="Kathryn Murphy" w:date="2026-02-27T12:31:00Z" w16du:dateUtc="2026-02-27T17:31:00Z">
          <w:r w:rsidR="5AE6B869" w:rsidRPr="63FCF539" w:rsidDel="00E01443">
            <w:rPr>
              <w:rFonts w:ascii="Montserrat" w:eastAsia="Montserrat" w:hAnsi="Montserrat" w:cs="Montserrat"/>
              <w:color w:val="666666"/>
              <w:lang w:val="en-US"/>
            </w:rPr>
            <w:delText>Planning</w:delText>
          </w:r>
        </w:del>
        <w:r w:rsidR="5AE6B869" w:rsidRPr="63FCF539">
          <w:rPr>
            <w:rFonts w:ascii="Montserrat" w:eastAsia="Montserrat" w:hAnsi="Montserrat" w:cs="Montserrat"/>
            <w:color w:val="666666"/>
            <w:lang w:val="en-US"/>
          </w:rPr>
          <w:t xml:space="preserve">: </w:t>
        </w:r>
      </w:ins>
      <w:ins w:id="153" w:author="Kathryn Murphy" w:date="2026-02-27T11:52:00Z" w16du:dateUtc="2026-02-27T16:52:00Z">
        <w:r w:rsidR="002514B4">
          <w:rPr>
            <w:rFonts w:ascii="Montserrat" w:eastAsia="Montserrat" w:hAnsi="Montserrat" w:cs="Montserrat"/>
            <w:color w:val="666666"/>
            <w:lang w:val="en-US"/>
          </w:rPr>
          <w:t>4-6</w:t>
        </w:r>
      </w:ins>
      <w:ins w:id="154" w:author="Gilstrap, Joshua" w:date="2026-02-17T15:50:00Z">
        <w:del w:id="155" w:author="Kathryn Murphy" w:date="2026-02-27T11:52:00Z" w16du:dateUtc="2026-02-27T16:52:00Z">
          <w:r w:rsidR="5AE6B869" w:rsidRPr="63FCF539" w:rsidDel="002514B4">
            <w:rPr>
              <w:rFonts w:ascii="Montserrat" w:eastAsia="Montserrat" w:hAnsi="Montserrat" w:cs="Montserrat"/>
              <w:color w:val="666666"/>
              <w:lang w:val="en-US"/>
            </w:rPr>
            <w:delText>2</w:delText>
          </w:r>
        </w:del>
        <w:r w:rsidR="5AE6B869" w:rsidRPr="63FCF539">
          <w:rPr>
            <w:rFonts w:ascii="Montserrat" w:eastAsia="Montserrat" w:hAnsi="Montserrat" w:cs="Montserrat"/>
            <w:color w:val="666666"/>
            <w:lang w:val="en-US"/>
          </w:rPr>
          <w:t xml:space="preserve"> weeks</w:t>
        </w:r>
      </w:ins>
    </w:p>
    <w:p w14:paraId="257E6DE2" w14:textId="0A0DB7D2" w:rsidR="00C81D24" w:rsidRDefault="00E01443">
      <w:pPr>
        <w:pStyle w:val="ListParagraph"/>
        <w:numPr>
          <w:ilvl w:val="0"/>
          <w:numId w:val="4"/>
        </w:numPr>
        <w:rPr>
          <w:ins w:id="156" w:author="Gilstrap, Joshua" w:date="2026-02-17T15:50:00Z" w16du:dateUtc="2026-02-17T15:50:42Z"/>
          <w:rFonts w:ascii="Montserrat" w:eastAsia="Montserrat" w:hAnsi="Montserrat" w:cs="Montserrat"/>
          <w:color w:val="666666"/>
          <w:lang w:val="en-US"/>
        </w:rPr>
        <w:pPrChange w:id="157" w:author="Gilstrap, Joshua" w:date="2026-02-17T15:50:00Z">
          <w:pPr/>
        </w:pPrChange>
      </w:pPr>
      <w:ins w:id="158" w:author="Kathryn Murphy" w:date="2026-02-27T12:30:00Z" w16du:dateUtc="2026-02-27T17:30:00Z">
        <w:r w:rsidRPr="00E01443">
          <w:rPr>
            <w:rFonts w:ascii="Montserrat" w:eastAsia="Montserrat" w:hAnsi="Montserrat" w:cs="Montserrat"/>
            <w:color w:val="666666"/>
            <w:lang w:val="en-US"/>
          </w:rPr>
          <w:t>Design &amp; Architecture:</w:t>
        </w:r>
      </w:ins>
      <w:ins w:id="159" w:author="Gilstrap, Joshua" w:date="2026-02-17T15:50:00Z">
        <w:del w:id="160" w:author="Kathryn Murphy" w:date="2026-02-27T11:52:00Z" w16du:dateUtc="2026-02-27T16:52:00Z">
          <w:r w:rsidR="5AE6B869" w:rsidRPr="63FCF539" w:rsidDel="002514B4">
            <w:rPr>
              <w:rFonts w:ascii="Montserrat" w:eastAsia="Montserrat" w:hAnsi="Montserrat" w:cs="Montserrat"/>
              <w:color w:val="666666"/>
              <w:lang w:val="en-US"/>
            </w:rPr>
            <w:delText>Design</w:delText>
          </w:r>
        </w:del>
        <w:r w:rsidR="5AE6B869" w:rsidRPr="63FCF539">
          <w:rPr>
            <w:rFonts w:ascii="Montserrat" w:eastAsia="Montserrat" w:hAnsi="Montserrat" w:cs="Montserrat"/>
            <w:color w:val="666666"/>
            <w:lang w:val="en-US"/>
          </w:rPr>
          <w:t>: 4</w:t>
        </w:r>
      </w:ins>
      <w:ins w:id="161" w:author="Kathryn Murphy" w:date="2026-02-27T12:30:00Z" w16du:dateUtc="2026-02-27T17:30:00Z">
        <w:r>
          <w:rPr>
            <w:rFonts w:ascii="Montserrat" w:eastAsia="Montserrat" w:hAnsi="Montserrat" w:cs="Montserrat"/>
            <w:color w:val="666666"/>
            <w:lang w:val="en-US"/>
          </w:rPr>
          <w:t>-8</w:t>
        </w:r>
      </w:ins>
      <w:ins w:id="162" w:author="Gilstrap, Joshua" w:date="2026-02-17T15:50:00Z">
        <w:r w:rsidR="5AE6B869" w:rsidRPr="63FCF539">
          <w:rPr>
            <w:rFonts w:ascii="Montserrat" w:eastAsia="Montserrat" w:hAnsi="Montserrat" w:cs="Montserrat"/>
            <w:color w:val="666666"/>
            <w:lang w:val="en-US"/>
          </w:rPr>
          <w:t xml:space="preserve"> weeks</w:t>
        </w:r>
      </w:ins>
      <w:ins w:id="163" w:author="Kathryn Murphy" w:date="2026-02-27T12:31:00Z" w16du:dateUtc="2026-02-27T17:31:00Z">
        <w:r>
          <w:rPr>
            <w:rFonts w:ascii="Montserrat" w:eastAsia="Montserrat" w:hAnsi="Montserrat" w:cs="Montserrat"/>
            <w:color w:val="666666"/>
            <w:lang w:val="en-US"/>
          </w:rPr>
          <w:t xml:space="preserve"> (overlapping </w:t>
        </w:r>
      </w:ins>
      <w:ins w:id="164" w:author="Kathryn Murphy" w:date="2026-02-27T12:32:00Z" w16du:dateUtc="2026-02-27T17:32:00Z">
        <w:r>
          <w:rPr>
            <w:rFonts w:ascii="Montserrat" w:eastAsia="Montserrat" w:hAnsi="Montserrat" w:cs="Montserrat"/>
            <w:color w:val="666666"/>
            <w:lang w:val="en-US"/>
          </w:rPr>
          <w:t>duration)</w:t>
        </w:r>
      </w:ins>
    </w:p>
    <w:p w14:paraId="58D860C1" w14:textId="7BFB9C6D" w:rsidR="00C81D24" w:rsidRDefault="00E01443">
      <w:pPr>
        <w:pStyle w:val="ListParagraph"/>
        <w:numPr>
          <w:ilvl w:val="0"/>
          <w:numId w:val="4"/>
        </w:numPr>
        <w:rPr>
          <w:rFonts w:ascii="Montserrat" w:eastAsia="Montserrat" w:hAnsi="Montserrat" w:cs="Montserrat"/>
          <w:color w:val="666666"/>
          <w:lang w:val="en-US"/>
        </w:rPr>
        <w:pPrChange w:id="165" w:author="Gilstrap, Joshua" w:date="2026-02-17T15:50:00Z">
          <w:pPr/>
        </w:pPrChange>
      </w:pPr>
      <w:ins w:id="166" w:author="Kathryn Murphy" w:date="2026-02-27T12:30:00Z" w16du:dateUtc="2026-02-27T17:30:00Z">
        <w:r>
          <w:rPr>
            <w:rFonts w:ascii="Montserrat" w:eastAsia="Montserrat" w:hAnsi="Montserrat" w:cs="Montserrat"/>
            <w:color w:val="666666"/>
            <w:lang w:val="en-US"/>
          </w:rPr>
          <w:lastRenderedPageBreak/>
          <w:t>Ongoing Analysis Acti</w:t>
        </w:r>
      </w:ins>
      <w:ins w:id="167" w:author="Kathryn Murphy" w:date="2026-02-27T12:31:00Z" w16du:dateUtc="2026-02-27T17:31:00Z">
        <w:r>
          <w:rPr>
            <w:rFonts w:ascii="Montserrat" w:eastAsia="Montserrat" w:hAnsi="Montserrat" w:cs="Montserrat"/>
            <w:color w:val="666666"/>
            <w:lang w:val="en-US"/>
          </w:rPr>
          <w:t>vit</w:t>
        </w:r>
      </w:ins>
      <w:ins w:id="168" w:author="Kathryn Murphy" w:date="2026-02-27T12:30:00Z" w16du:dateUtc="2026-02-27T17:30:00Z">
        <w:r>
          <w:rPr>
            <w:rFonts w:ascii="Montserrat" w:eastAsia="Montserrat" w:hAnsi="Montserrat" w:cs="Montserrat"/>
            <w:color w:val="666666"/>
            <w:lang w:val="en-US"/>
          </w:rPr>
          <w:t xml:space="preserve">ies and </w:t>
        </w:r>
      </w:ins>
      <w:ins w:id="169" w:author="Gilstrap, Joshua" w:date="2026-02-17T15:50:00Z">
        <w:r w:rsidR="5AE6B869" w:rsidRPr="63FCF539">
          <w:rPr>
            <w:rFonts w:ascii="Montserrat" w:eastAsia="Montserrat" w:hAnsi="Montserrat" w:cs="Montserrat"/>
            <w:color w:val="666666"/>
            <w:lang w:val="en-US"/>
          </w:rPr>
          <w:t xml:space="preserve">Iterative Development: </w:t>
        </w:r>
      </w:ins>
      <w:ins w:id="170" w:author="Gilstrap, Joshua" w:date="2026-02-17T15:51:00Z">
        <w:del w:id="171" w:author="Kathryn Murphy" w:date="2026-02-27T12:00:00Z" w16du:dateUtc="2026-02-27T17:00:00Z">
          <w:r w:rsidR="5AE6B869" w:rsidRPr="63FCF539" w:rsidDel="002514B4">
            <w:rPr>
              <w:rFonts w:ascii="Montserrat" w:eastAsia="Montserrat" w:hAnsi="Montserrat" w:cs="Montserrat"/>
              <w:color w:val="666666"/>
              <w:lang w:val="en-US"/>
            </w:rPr>
            <w:delText>24 weeks</w:delText>
          </w:r>
        </w:del>
      </w:ins>
      <w:del w:id="172" w:author="Kathryn Murphy" w:date="2026-02-27T12:00:00Z" w16du:dateUtc="2026-02-27T17:00:00Z">
        <w:r w:rsidR="00E423A5" w:rsidRPr="63FCF539" w:rsidDel="002514B4">
          <w:rPr>
            <w:rFonts w:ascii="Montserrat" w:eastAsia="Montserrat" w:hAnsi="Montserrat" w:cs="Montserrat"/>
            <w:color w:val="666666"/>
            <w:lang w:val="en-US"/>
          </w:rPr>
          <w:delText xml:space="preserve"> </w:delText>
        </w:r>
        <w:commentRangeEnd w:id="150"/>
        <w:r w:rsidDel="002514B4">
          <w:rPr>
            <w:rStyle w:val="CommentReference"/>
            <w:rFonts w:ascii="Montserrat" w:eastAsia="Montserrat" w:hAnsi="Montserrat" w:cs="Montserrat"/>
            <w:color w:val="666666"/>
            <w:sz w:val="18"/>
            <w:szCs w:val="18"/>
            <w:lang w:val="en-US"/>
          </w:rPr>
          <w:commentReference w:id="150"/>
        </w:r>
      </w:del>
      <w:ins w:id="173" w:author="Kathryn Murphy" w:date="2026-02-27T12:31:00Z" w16du:dateUtc="2026-02-27T17:31:00Z">
        <w:r>
          <w:rPr>
            <w:rFonts w:ascii="Montserrat" w:eastAsia="Montserrat" w:hAnsi="Montserrat" w:cs="Montserrat"/>
            <w:color w:val="666666"/>
            <w:lang w:val="en-US"/>
          </w:rPr>
          <w:t>14</w:t>
        </w:r>
      </w:ins>
      <w:ins w:id="174" w:author="Kathryn Murphy" w:date="2026-02-27T12:00:00Z" w16du:dateUtc="2026-02-27T17:00:00Z">
        <w:r w:rsidR="002514B4">
          <w:rPr>
            <w:rFonts w:ascii="Montserrat" w:eastAsia="Montserrat" w:hAnsi="Montserrat" w:cs="Montserrat"/>
            <w:color w:val="666666"/>
            <w:lang w:val="en-US"/>
          </w:rPr>
          <w:t xml:space="preserve"> Months</w:t>
        </w:r>
      </w:ins>
    </w:p>
    <w:p w14:paraId="58D860C2" w14:textId="77777777" w:rsidR="00C81D24" w:rsidRDefault="00C81D24">
      <w:pPr>
        <w:rPr>
          <w:rFonts w:ascii="Montserrat" w:eastAsia="Montserrat" w:hAnsi="Montserrat" w:cs="Montserrat"/>
          <w:color w:val="666666"/>
        </w:rPr>
      </w:pPr>
    </w:p>
    <w:p w14:paraId="58D860C3" w14:textId="21F86924" w:rsidR="00C81D24" w:rsidRDefault="76F3B85A" w:rsidP="3EC1EF97">
      <w:pPr>
        <w:rPr>
          <w:rFonts w:ascii="Montserrat" w:eastAsia="Montserrat" w:hAnsi="Montserrat" w:cs="Montserrat"/>
          <w:color w:val="666666"/>
          <w:lang w:val="en-US"/>
        </w:rPr>
      </w:pPr>
      <w:r w:rsidRPr="53D49D29">
        <w:rPr>
          <w:rFonts w:ascii="Montserrat" w:eastAsia="Montserrat" w:hAnsi="Montserrat" w:cs="Montserrat"/>
          <w:color w:val="666666"/>
          <w:lang w:val="en-US"/>
        </w:rPr>
        <w:t>Both CLIENT and Orases</w:t>
      </w:r>
      <w:r w:rsidR="00E423A5" w:rsidRPr="53D49D29">
        <w:rPr>
          <w:rFonts w:ascii="Montserrat" w:eastAsia="Montserrat" w:hAnsi="Montserrat" w:cs="Montserrat"/>
          <w:color w:val="666666"/>
          <w:lang w:val="en-US"/>
        </w:rPr>
        <w:t xml:space="preserve"> agree to work together in good faith to drive towards the following target dates</w:t>
      </w:r>
      <w:r w:rsidRPr="53D49D29">
        <w:rPr>
          <w:rFonts w:ascii="Montserrat" w:eastAsia="Montserrat" w:hAnsi="Montserrat" w:cs="Montserrat"/>
          <w:color w:val="666666"/>
          <w:lang w:val="en-US"/>
        </w:rPr>
        <w:t xml:space="preserve">. These dates are subject to revision based on the above: </w:t>
      </w:r>
    </w:p>
    <w:p w14:paraId="6F0F4CE3" w14:textId="77777777" w:rsidR="00EF548B" w:rsidRDefault="00EF548B">
      <w:pPr>
        <w:rPr>
          <w:rFonts w:ascii="Montserrat" w:eastAsia="Montserrat" w:hAnsi="Montserrat" w:cs="Montserrat"/>
          <w:color w:val="666666"/>
        </w:rPr>
      </w:pPr>
    </w:p>
    <w:p w14:paraId="40478E58" w14:textId="1E1036B4" w:rsidR="00EB6B62" w:rsidRPr="00EF548B" w:rsidRDefault="00EB6B62">
      <w:pPr>
        <w:rPr>
          <w:rFonts w:ascii="Montserrat" w:eastAsia="Montserrat" w:hAnsi="Montserrat" w:cs="Montserrat"/>
          <w:b/>
          <w:bCs/>
          <w:color w:val="666666"/>
        </w:rPr>
      </w:pPr>
      <w:r w:rsidRPr="00EF548B">
        <w:rPr>
          <w:rFonts w:ascii="Montserrat" w:eastAsia="Montserrat" w:hAnsi="Montserrat" w:cs="Montserrat"/>
          <w:b/>
          <w:bCs/>
          <w:color w:val="666666"/>
        </w:rPr>
        <w:t>Key Milestones:</w:t>
      </w:r>
    </w:p>
    <w:p w14:paraId="58D860C4" w14:textId="77777777" w:rsidR="00C81D24" w:rsidRDefault="544C4094">
      <w:pPr>
        <w:numPr>
          <w:ilvl w:val="0"/>
          <w:numId w:val="9"/>
        </w:numPr>
        <w:rPr>
          <w:rFonts w:ascii="Montserrat" w:eastAsia="Montserrat" w:hAnsi="Montserrat" w:cs="Montserrat"/>
          <w:color w:val="666666"/>
        </w:rPr>
      </w:pPr>
      <w:r w:rsidRPr="784BC8A7">
        <w:rPr>
          <w:rFonts w:ascii="Montserrat" w:eastAsia="Montserrat" w:hAnsi="Montserrat" w:cs="Montserrat"/>
          <w:color w:val="666666"/>
        </w:rPr>
        <w:t>MVP target completion by 9/30/2026</w:t>
      </w:r>
    </w:p>
    <w:p w14:paraId="58D860C5" w14:textId="77777777" w:rsidR="00C81D24" w:rsidRDefault="544C4094">
      <w:pPr>
        <w:numPr>
          <w:ilvl w:val="0"/>
          <w:numId w:val="9"/>
        </w:numPr>
        <w:rPr>
          <w:rFonts w:ascii="Montserrat" w:eastAsia="Montserrat" w:hAnsi="Montserrat" w:cs="Montserrat"/>
          <w:color w:val="666666"/>
        </w:rPr>
      </w:pPr>
      <w:r w:rsidRPr="784BC8A7">
        <w:rPr>
          <w:rFonts w:ascii="Montserrat" w:eastAsia="Montserrat" w:hAnsi="Montserrat" w:cs="Montserrat"/>
          <w:color w:val="666666"/>
        </w:rPr>
        <w:t>Phase 1 target completion by 12/31/2027</w:t>
      </w:r>
    </w:p>
    <w:p w14:paraId="3491CA51" w14:textId="315029D6" w:rsidR="00EB6B62" w:rsidRDefault="00EB6B62" w:rsidP="00EB6B62">
      <w:pPr>
        <w:ind w:left="0"/>
        <w:rPr>
          <w:rFonts w:ascii="Montserrat" w:eastAsia="Montserrat" w:hAnsi="Montserrat" w:cs="Montserrat"/>
          <w:color w:val="666666"/>
        </w:rPr>
      </w:pPr>
    </w:p>
    <w:p w14:paraId="44D58273" w14:textId="6A680FB8" w:rsidR="20CBA634" w:rsidRDefault="20CBA634">
      <w:pPr>
        <w:rPr>
          <w:rFonts w:ascii="Montserrat" w:eastAsia="Montserrat" w:hAnsi="Montserrat" w:cs="Montserrat"/>
        </w:rPr>
      </w:pPr>
      <w:r w:rsidRPr="63FCF539">
        <w:rPr>
          <w:rFonts w:ascii="Montserrat" w:eastAsia="Montserrat" w:hAnsi="Montserrat" w:cs="Montserrat"/>
        </w:rPr>
        <w:t>Each Key Milestone shall be associated with a mutually agreed minimum set of Deliverables or functional outcomes, documented in writing prior to commencement of work toward that Milestone.</w:t>
      </w:r>
    </w:p>
    <w:p w14:paraId="33D28819" w14:textId="2DFF2B25" w:rsidR="63FCF539" w:rsidRDefault="63FCF539" w:rsidP="63FCF539">
      <w:pPr>
        <w:ind w:left="0"/>
        <w:rPr>
          <w:rFonts w:ascii="Montserrat" w:eastAsia="Montserrat" w:hAnsi="Montserrat" w:cs="Montserrat"/>
          <w:color w:val="666666"/>
        </w:rPr>
      </w:pPr>
    </w:p>
    <w:p w14:paraId="55DC2614" w14:textId="09F1DDB7" w:rsidR="003155BE" w:rsidRDefault="1DD633AF" w:rsidP="00DF08EE">
      <w:pPr>
        <w:rPr>
          <w:rFonts w:ascii="Montserrat" w:eastAsia="Montserrat" w:hAnsi="Montserrat" w:cs="Montserrat"/>
          <w:lang w:val="en-US"/>
        </w:rPr>
      </w:pPr>
      <w:r w:rsidRPr="63FCF539">
        <w:rPr>
          <w:rFonts w:ascii="Montserrat" w:eastAsia="Montserrat" w:hAnsi="Montserrat" w:cs="Montserrat"/>
          <w:color w:val="666666"/>
          <w:lang w:val="en-US"/>
        </w:rPr>
        <w:t>Orase</w:t>
      </w:r>
      <w:r w:rsidRPr="63FCF539">
        <w:rPr>
          <w:rFonts w:ascii="Montserrat" w:eastAsia="Montserrat" w:hAnsi="Montserrat" w:cs="Montserrat"/>
          <w:color w:val="666666"/>
        </w:rPr>
        <w:t xml:space="preserve">s and Duke Energy Project Teams will collaborate in good faith to establish and maintain a mutually agreeable Project Schedule. </w:t>
      </w:r>
      <w:commentRangeStart w:id="175"/>
      <w:r w:rsidRPr="63FCF539">
        <w:rPr>
          <w:rFonts w:ascii="Montserrat" w:eastAsia="Montserrat" w:hAnsi="Montserrat" w:cs="Montserrat"/>
          <w:color w:val="666666"/>
        </w:rPr>
        <w:t xml:space="preserve">Except for the Key Milestones identified above, all dates are estimates and may be adjusted by mutual written agreement between the parties. For clarity, mutual written agreement includes e-mail confirmations between designated project managers. Any change that affects a Key Milestone by more than 10 business days, scope, fees, or acceptance criteria, will be reflected in a written Change Order executed by both parties. Delays caused by </w:t>
      </w:r>
      <w:r w:rsidR="14567B7E" w:rsidRPr="63FCF539">
        <w:rPr>
          <w:rFonts w:ascii="Montserrat" w:eastAsia="Montserrat" w:hAnsi="Montserrat" w:cs="Montserrat"/>
          <w:color w:val="666666"/>
        </w:rPr>
        <w:t>CLIENT</w:t>
      </w:r>
      <w:r w:rsidRPr="63FCF539">
        <w:rPr>
          <w:rFonts w:ascii="Montserrat" w:eastAsia="Montserrat" w:hAnsi="Montserrat" w:cs="Montserrat"/>
          <w:color w:val="666666"/>
        </w:rPr>
        <w:t>, its vendor or factors outside Orases reasonable control entitle Orases to a reasonable extension.</w:t>
      </w:r>
      <w:commentRangeEnd w:id="175"/>
      <w:r w:rsidR="00EB6B62">
        <w:rPr>
          <w:rStyle w:val="CommentReference"/>
          <w:rFonts w:ascii="Montserrat" w:eastAsia="Montserrat" w:hAnsi="Montserrat" w:cs="Montserrat"/>
          <w:sz w:val="18"/>
          <w:szCs w:val="18"/>
          <w:lang w:val="en-US"/>
        </w:rPr>
        <w:commentReference w:id="175"/>
      </w:r>
    </w:p>
    <w:p w14:paraId="7C3436E4" w14:textId="62AB7A25" w:rsidR="003155BE" w:rsidRDefault="003155BE" w:rsidP="00DD11E3">
      <w:pPr>
        <w:ind w:left="0"/>
        <w:rPr>
          <w:rFonts w:ascii="Montserrat" w:eastAsia="Montserrat" w:hAnsi="Montserrat" w:cs="Montserrat"/>
          <w:color w:val="666666"/>
        </w:rPr>
      </w:pPr>
    </w:p>
    <w:p w14:paraId="58D860C6" w14:textId="77777777" w:rsidR="00C81D24" w:rsidRDefault="00E423A5">
      <w:pPr>
        <w:spacing w:after="200"/>
      </w:pPr>
      <w:r>
        <w:t>- - - - - - - - - - - - - - - - - - - -</w:t>
      </w:r>
    </w:p>
    <w:p w14:paraId="58D860C7" w14:textId="0EBC0CAC" w:rsidR="00C81D24" w:rsidRDefault="76F3B85A">
      <w:pPr>
        <w:pStyle w:val="Subtitle"/>
      </w:pPr>
      <w:bookmarkStart w:id="176" w:name="_8r4hm9gglu2g"/>
      <w:bookmarkEnd w:id="176"/>
      <w:r>
        <w:t>0</w:t>
      </w:r>
      <w:r w:rsidR="0B0C2C71">
        <w:t>5</w:t>
      </w:r>
      <w:r>
        <w:t xml:space="preserve"> </w:t>
      </w:r>
      <w:r w:rsidRPr="63FCF539">
        <w:rPr>
          <w:color w:val="C2D500"/>
        </w:rPr>
        <w:t>Payment Schedule and Cost</w:t>
      </w:r>
    </w:p>
    <w:p w14:paraId="58D860C9" w14:textId="15C0BF89" w:rsidR="00C81D24" w:rsidRDefault="00E423A5" w:rsidP="3EC1EF97">
      <w:pPr>
        <w:rPr>
          <w:rFonts w:ascii="Montserrat" w:eastAsia="Montserrat" w:hAnsi="Montserrat" w:cs="Montserrat"/>
          <w:b/>
          <w:bCs/>
          <w:lang w:val="en-US"/>
        </w:rPr>
      </w:pPr>
      <w:r w:rsidRPr="3EC1EF97">
        <w:rPr>
          <w:rFonts w:ascii="Montserrat" w:eastAsia="Montserrat" w:hAnsi="Montserrat" w:cs="Montserrat"/>
          <w:lang w:val="en-US"/>
        </w:rPr>
        <w:t xml:space="preserve">CLIENT shall pay the fees to be calculated using the rate set forth below for the total number of hours worked by Orases, plus any and all Costs (as defined below) incurred by Orases during the applicable billing period. </w:t>
      </w:r>
    </w:p>
    <w:p w14:paraId="58D860CA" w14:textId="6CAF78B6" w:rsidR="00C81D24" w:rsidRDefault="00E423A5" w:rsidP="3EC1EF97">
      <w:pPr>
        <w:rPr>
          <w:rFonts w:ascii="Montserrat" w:eastAsia="Montserrat" w:hAnsi="Montserrat" w:cs="Montserrat"/>
          <w:lang w:val="en-US"/>
        </w:rPr>
      </w:pPr>
      <w:r w:rsidRPr="3EC1EF97">
        <w:rPr>
          <w:rFonts w:ascii="Montserrat" w:eastAsia="Montserrat" w:hAnsi="Montserrat" w:cs="Montserrat"/>
          <w:b/>
          <w:bCs/>
          <w:lang w:val="en-US"/>
        </w:rPr>
        <w:t xml:space="preserve">The Services will be performed on a time and materials basis and will be invoiced at a blended rate of $250/hour, in addition to any and all third party costs incurred by Orases and/or any fixed fee configurable components used in providing the Services and/or Deliverables hereunder (collectively, “Costs”); invoices will be sent </w:t>
      </w:r>
      <w:ins w:id="177" w:author="Kathryn Murphy" w:date="2026-02-27T12:29:00Z" w16du:dateUtc="2026-02-27T17:29:00Z">
        <w:r w:rsidR="00E01443">
          <w:rPr>
            <w:rFonts w:ascii="Montserrat" w:eastAsia="Montserrat" w:hAnsi="Montserrat" w:cs="Montserrat"/>
            <w:b/>
            <w:bCs/>
            <w:lang w:val="en-US"/>
          </w:rPr>
          <w:t>once</w:t>
        </w:r>
      </w:ins>
      <w:del w:id="178" w:author="Kathryn Murphy" w:date="2026-02-27T12:29:00Z" w16du:dateUtc="2026-02-27T17:29:00Z">
        <w:r w:rsidRPr="3EC1EF97" w:rsidDel="00E01443">
          <w:rPr>
            <w:rFonts w:ascii="Montserrat" w:eastAsia="Montserrat" w:hAnsi="Montserrat" w:cs="Montserrat"/>
            <w:b/>
            <w:bCs/>
            <w:lang w:val="en-US"/>
          </w:rPr>
          <w:delText>twice</w:delText>
        </w:r>
      </w:del>
      <w:r w:rsidRPr="3EC1EF97">
        <w:rPr>
          <w:rFonts w:ascii="Montserrat" w:eastAsia="Montserrat" w:hAnsi="Montserrat" w:cs="Montserrat"/>
          <w:b/>
          <w:bCs/>
          <w:lang w:val="en-US"/>
        </w:rPr>
        <w:t xml:space="preserve"> a month</w:t>
      </w:r>
      <w:r w:rsidR="00EF548B" w:rsidRPr="3EC1EF97">
        <w:rPr>
          <w:rFonts w:ascii="Montserrat" w:eastAsia="Montserrat" w:hAnsi="Montserrat" w:cs="Montserrat"/>
          <w:b/>
          <w:bCs/>
          <w:lang w:val="en-US"/>
        </w:rPr>
        <w:t>, in accordance to the invoicing procedures set below</w:t>
      </w:r>
      <w:r w:rsidRPr="3EC1EF97">
        <w:rPr>
          <w:rFonts w:ascii="Montserrat" w:eastAsia="Montserrat" w:hAnsi="Montserrat" w:cs="Montserrat"/>
          <w:b/>
          <w:bCs/>
          <w:lang w:val="en-US"/>
        </w:rPr>
        <w:t xml:space="preserve"> </w:t>
      </w:r>
      <w:commentRangeStart w:id="179"/>
      <w:r w:rsidRPr="3EC1EF97">
        <w:rPr>
          <w:rFonts w:ascii="Montserrat" w:eastAsia="Montserrat" w:hAnsi="Montserrat" w:cs="Montserrat"/>
          <w:b/>
          <w:bCs/>
          <w:lang w:val="en-US"/>
        </w:rPr>
        <w:t>(</w:t>
      </w:r>
      <w:del w:id="180" w:author="Kathryn Murphy" w:date="2026-02-27T12:08:00Z" w16du:dateUtc="2026-02-27T17:08:00Z">
        <w:r w:rsidRPr="3EC1EF97" w:rsidDel="00DF08EE">
          <w:rPr>
            <w:rFonts w:ascii="Montserrat" w:eastAsia="Montserrat" w:hAnsi="Montserrat" w:cs="Montserrat"/>
            <w:b/>
            <w:bCs/>
            <w:lang w:val="en-US"/>
          </w:rPr>
          <w:delText xml:space="preserve">on the 15th and </w:delText>
        </w:r>
      </w:del>
      <w:r w:rsidRPr="3EC1EF97">
        <w:rPr>
          <w:rFonts w:ascii="Montserrat" w:eastAsia="Montserrat" w:hAnsi="Montserrat" w:cs="Montserrat"/>
          <w:b/>
          <w:bCs/>
          <w:lang w:val="en-US"/>
        </w:rPr>
        <w:t>end of the month</w:t>
      </w:r>
      <w:commentRangeEnd w:id="179"/>
      <w:r w:rsidRPr="3EC1EF97">
        <w:rPr>
          <w:rStyle w:val="CommentReference"/>
          <w:rFonts w:ascii="Montserrat" w:eastAsia="Montserrat" w:hAnsi="Montserrat" w:cs="Montserrat"/>
          <w:b/>
          <w:bCs/>
          <w:sz w:val="18"/>
          <w:szCs w:val="18"/>
          <w:lang w:val="en-US"/>
        </w:rPr>
        <w:commentReference w:id="179"/>
      </w:r>
      <w:r w:rsidRPr="3EC1EF97">
        <w:rPr>
          <w:rFonts w:ascii="Montserrat" w:eastAsia="Montserrat" w:hAnsi="Montserrat" w:cs="Montserrat"/>
          <w:b/>
          <w:bCs/>
          <w:lang w:val="en-US"/>
        </w:rPr>
        <w:t xml:space="preserve">). </w:t>
      </w:r>
      <w:commentRangeStart w:id="181"/>
      <w:commentRangeStart w:id="182"/>
      <w:r w:rsidRPr="3EC1EF97">
        <w:rPr>
          <w:rFonts w:ascii="Montserrat" w:eastAsia="Montserrat" w:hAnsi="Montserrat" w:cs="Montserrat"/>
          <w:lang w:val="en-US"/>
        </w:rPr>
        <w:t xml:space="preserve">Orases reserves the right to revise its rate schedule upon 90 days’ prior written notice to </w:t>
      </w:r>
      <w:r w:rsidR="0047631C" w:rsidRPr="3EC1EF97">
        <w:rPr>
          <w:rFonts w:ascii="Montserrat" w:eastAsia="Montserrat" w:hAnsi="Montserrat" w:cs="Montserrat"/>
          <w:lang w:val="en-US"/>
        </w:rPr>
        <w:t>CLIENT</w:t>
      </w:r>
      <w:r w:rsidRPr="3EC1EF97">
        <w:rPr>
          <w:rFonts w:ascii="Montserrat" w:eastAsia="Montserrat" w:hAnsi="Montserrat" w:cs="Montserrat"/>
          <w:lang w:val="en-US"/>
        </w:rPr>
        <w:t>, but no more often than once per year</w:t>
      </w:r>
      <w:r w:rsidR="00B30BB7" w:rsidRPr="3EC1EF97">
        <w:rPr>
          <w:rFonts w:ascii="Montserrat" w:eastAsia="Montserrat" w:hAnsi="Montserrat" w:cs="Montserrat"/>
          <w:lang w:val="en-US"/>
        </w:rPr>
        <w:t xml:space="preserve"> and not within the first year of the SOW</w:t>
      </w:r>
      <w:r w:rsidRPr="3EC1EF97">
        <w:rPr>
          <w:rFonts w:ascii="Montserrat" w:eastAsia="Montserrat" w:hAnsi="Montserrat" w:cs="Montserrat"/>
          <w:lang w:val="en-US"/>
        </w:rPr>
        <w:t>.</w:t>
      </w:r>
      <w:commentRangeEnd w:id="181"/>
      <w:r>
        <w:rPr>
          <w:rStyle w:val="CommentReference"/>
          <w:rFonts w:ascii="Montserrat" w:eastAsia="Montserrat" w:hAnsi="Montserrat" w:cs="Montserrat"/>
          <w:sz w:val="18"/>
          <w:szCs w:val="18"/>
          <w:lang w:val="en-US"/>
        </w:rPr>
        <w:commentReference w:id="181"/>
      </w:r>
      <w:commentRangeEnd w:id="182"/>
      <w:r>
        <w:rPr>
          <w:rStyle w:val="CommentReference"/>
          <w:rFonts w:ascii="Montserrat" w:eastAsia="Montserrat" w:hAnsi="Montserrat" w:cs="Montserrat"/>
          <w:sz w:val="18"/>
          <w:szCs w:val="18"/>
          <w:lang w:val="en-US"/>
        </w:rPr>
        <w:commentReference w:id="182"/>
      </w:r>
    </w:p>
    <w:p w14:paraId="58D860CB" w14:textId="77777777" w:rsidR="00C81D24" w:rsidRDefault="00C81D24">
      <w:pPr>
        <w:rPr>
          <w:rFonts w:ascii="Montserrat" w:eastAsia="Montserrat" w:hAnsi="Montserrat" w:cs="Montserrat"/>
        </w:rPr>
      </w:pPr>
    </w:p>
    <w:p w14:paraId="488BEBE3" w14:textId="318B2B76" w:rsidR="00846889" w:rsidRDefault="0DFF4A23" w:rsidP="3EC1EF97">
      <w:pPr>
        <w:rPr>
          <w:rFonts w:ascii="Montserrat" w:eastAsia="Montserrat" w:hAnsi="Montserrat" w:cs="Montserrat"/>
          <w:lang w:val="en-US"/>
        </w:rPr>
      </w:pPr>
      <w:r w:rsidRPr="784BC8A7">
        <w:rPr>
          <w:rFonts w:ascii="Montserrat" w:eastAsia="Montserrat" w:hAnsi="Montserrat" w:cs="Montserrat"/>
          <w:lang w:val="en-US"/>
        </w:rPr>
        <w:t xml:space="preserve">Based on current staffing assumptions and projected scope, the anticipated monthly spend under this SOW is estimated to range between $80,000 and $105,000 per month. This estimate is provided for budgeting purposes </w:t>
      </w:r>
      <w:r w:rsidRPr="784BC8A7">
        <w:rPr>
          <w:rFonts w:ascii="Montserrat" w:eastAsia="Montserrat" w:hAnsi="Montserrat" w:cs="Montserrat"/>
          <w:lang w:val="en-US"/>
        </w:rPr>
        <w:lastRenderedPageBreak/>
        <w:t>only and does not constitute a minimum or maximum commitment. Actual monthly invoices will be based solely on the number of hours worked and Costs incurred during the applicable billing period at the rates set forth herein. Monthly spend may vary based on scope, prioritization decisions pursuant to Section 2.3, release cadence, support needs, and overall project velocity.</w:t>
      </w:r>
      <w:r w:rsidR="00DF08EE">
        <w:rPr>
          <w:rFonts w:ascii="Montserrat" w:eastAsia="Montserrat" w:hAnsi="Montserrat" w:cs="Montserrat"/>
          <w:lang w:val="en-US"/>
        </w:rPr>
        <w:br/>
      </w:r>
    </w:p>
    <w:p w14:paraId="2D284A9E" w14:textId="09A73739" w:rsidR="34B37928" w:rsidRDefault="3A8BA906" w:rsidP="63FCF539">
      <w:pPr>
        <w:rPr>
          <w:rFonts w:ascii="Montserrat" w:eastAsia="Montserrat" w:hAnsi="Montserrat" w:cs="Montserrat"/>
          <w:lang w:val="en-US"/>
        </w:rPr>
      </w:pPr>
      <w:r w:rsidRPr="784BC8A7">
        <w:rPr>
          <w:rFonts w:ascii="Montserrat" w:eastAsia="Montserrat" w:hAnsi="Montserrat" w:cs="Montserrat"/>
          <w:lang w:val="en-US"/>
        </w:rPr>
        <w:t>For budgeting and planning purposes only, and based on the scope, assumptions, and staffing model set forth in Orases’ RFP proposal dated  September 30, 2025, the parties acknowledge that the total fees and Costs anticipated to be incurred under this SOW during the</w:t>
      </w:r>
      <w:r w:rsidR="3227C616" w:rsidRPr="784BC8A7">
        <w:rPr>
          <w:rFonts w:ascii="Montserrat" w:eastAsia="Montserrat" w:hAnsi="Montserrat" w:cs="Montserrat"/>
          <w:lang w:val="en-US"/>
        </w:rPr>
        <w:t xml:space="preserve"> </w:t>
      </w:r>
      <w:r w:rsidR="2F9408FF" w:rsidRPr="784BC8A7">
        <w:rPr>
          <w:rFonts w:ascii="Montserrat" w:eastAsia="Montserrat" w:hAnsi="Montserrat" w:cs="Montserrat"/>
          <w:lang w:val="en-US"/>
        </w:rPr>
        <w:t>completion of two Key Milestones</w:t>
      </w:r>
      <w:r w:rsidRPr="784BC8A7">
        <w:rPr>
          <w:rFonts w:ascii="Montserrat" w:eastAsia="Montserrat" w:hAnsi="Montserrat" w:cs="Montserrat"/>
          <w:lang w:val="en-US"/>
        </w:rPr>
        <w:t xml:space="preserve"> are currently estimated not to exceed approximately $1,05</w:t>
      </w:r>
      <w:r w:rsidR="1D46BC97" w:rsidRPr="784BC8A7">
        <w:rPr>
          <w:rFonts w:ascii="Montserrat" w:eastAsia="Montserrat" w:hAnsi="Montserrat" w:cs="Montserrat"/>
          <w:lang w:val="en-US"/>
        </w:rPr>
        <w:t>1</w:t>
      </w:r>
      <w:r w:rsidRPr="784BC8A7">
        <w:rPr>
          <w:rFonts w:ascii="Montserrat" w:eastAsia="Montserrat" w:hAnsi="Montserrat" w:cs="Montserrat"/>
          <w:lang w:val="en-US"/>
        </w:rPr>
        <w:t>,</w:t>
      </w:r>
      <w:r w:rsidR="396F04CF" w:rsidRPr="784BC8A7">
        <w:rPr>
          <w:rFonts w:ascii="Montserrat" w:eastAsia="Montserrat" w:hAnsi="Montserrat" w:cs="Montserrat"/>
          <w:lang w:val="en-US"/>
        </w:rPr>
        <w:t>4</w:t>
      </w:r>
      <w:r w:rsidRPr="784BC8A7">
        <w:rPr>
          <w:rFonts w:ascii="Montserrat" w:eastAsia="Montserrat" w:hAnsi="Montserrat" w:cs="Montserrat"/>
          <w:lang w:val="en-US"/>
        </w:rPr>
        <w:t>00 (the “Estimated</w:t>
      </w:r>
      <w:r w:rsidR="00C33930">
        <w:rPr>
          <w:rFonts w:ascii="Montserrat" w:eastAsia="Montserrat" w:hAnsi="Montserrat" w:cs="Montserrat"/>
          <w:lang w:val="en-US"/>
        </w:rPr>
        <w:t xml:space="preserve"> </w:t>
      </w:r>
      <w:r w:rsidRPr="784BC8A7">
        <w:rPr>
          <w:rFonts w:ascii="Montserrat" w:eastAsia="Montserrat" w:hAnsi="Montserrat" w:cs="Montserrat"/>
          <w:lang w:val="en-US"/>
        </w:rPr>
        <w:t>SOW Amount”).</w:t>
      </w:r>
      <w:r w:rsidR="0E429BB3" w:rsidRPr="784BC8A7">
        <w:rPr>
          <w:rFonts w:ascii="Montserrat" w:eastAsia="Montserrat" w:hAnsi="Montserrat" w:cs="Montserrat"/>
          <w:lang w:val="en-US"/>
        </w:rPr>
        <w:t xml:space="preserve"> </w:t>
      </w:r>
    </w:p>
    <w:p w14:paraId="724DB08B" w14:textId="09461E1B" w:rsidR="63FCF539" w:rsidRDefault="63FCF539"/>
    <w:p w14:paraId="6F31F568" w14:textId="6EFE2F24" w:rsidR="34B37928" w:rsidRDefault="34B37928" w:rsidP="00DF08EE">
      <w:pPr>
        <w:ind w:left="-90"/>
        <w:rPr>
          <w:rFonts w:ascii="Montserrat" w:eastAsia="Montserrat" w:hAnsi="Montserrat" w:cs="Montserrat"/>
          <w:lang w:val="en-US"/>
        </w:rPr>
      </w:pPr>
      <w:r w:rsidRPr="63FCF539">
        <w:rPr>
          <w:rFonts w:ascii="Montserrat" w:eastAsia="Montserrat" w:hAnsi="Montserrat" w:cs="Montserrat"/>
          <w:lang w:val="en-US"/>
        </w:rPr>
        <w:t>The Estimated SOW Amount is a non-binding estimate only and does not constitute a cap, minimum commitment, or fixed fee. Actual fees shall be based solely on the number of hours worked and Costs incurred in accordance with the time and materials rates set forth herein.</w:t>
      </w:r>
    </w:p>
    <w:p w14:paraId="071E4A94" w14:textId="06FCD5A2" w:rsidR="63FCF539" w:rsidRDefault="63FCF539"/>
    <w:p w14:paraId="1D9FC398" w14:textId="34122BA0" w:rsidR="34B37928" w:rsidRDefault="25A2A267" w:rsidP="63FCF539">
      <w:pPr>
        <w:rPr>
          <w:rFonts w:ascii="Montserrat" w:eastAsia="Montserrat" w:hAnsi="Montserrat" w:cs="Montserrat"/>
          <w:lang w:val="en-US"/>
        </w:rPr>
      </w:pPr>
      <w:r w:rsidRPr="784BC8A7">
        <w:rPr>
          <w:rFonts w:ascii="Montserrat" w:eastAsia="Montserrat" w:hAnsi="Montserrat" w:cs="Montserrat"/>
          <w:lang w:val="en-US"/>
        </w:rPr>
        <w:t xml:space="preserve">Orases shall track fees and Costs incurred against the Estimated SOW Amount and shall provide CLIENT with </w:t>
      </w:r>
      <w:r w:rsidR="5A01AF5E" w:rsidRPr="784BC8A7">
        <w:rPr>
          <w:rFonts w:ascii="Montserrat" w:eastAsia="Montserrat" w:hAnsi="Montserrat" w:cs="Montserrat"/>
          <w:lang w:val="en-US"/>
        </w:rPr>
        <w:t xml:space="preserve">written notice when cumulative fees and Costs reach eighty‑five percent (85%) of the Estimated SOW Amount. Orases shall not materially exceed the Estimated SOW Amount unless and until the parties execute a written </w:t>
      </w:r>
      <w:r w:rsidR="003A6943">
        <w:rPr>
          <w:rFonts w:ascii="Montserrat" w:eastAsia="Montserrat" w:hAnsi="Montserrat" w:cs="Montserrat"/>
          <w:lang w:val="en-US"/>
        </w:rPr>
        <w:t>Change Order</w:t>
      </w:r>
      <w:r w:rsidR="5A01AF5E" w:rsidRPr="784BC8A7">
        <w:rPr>
          <w:rFonts w:ascii="Montserrat" w:eastAsia="Montserrat" w:hAnsi="Montserrat" w:cs="Montserrat"/>
          <w:lang w:val="en-US"/>
        </w:rPr>
        <w:t xml:space="preserve"> to this SOW addressing any applicable scope changes, milestone adjustments, or revised budget expectations.</w:t>
      </w:r>
      <w:r w:rsidR="621DD1FC" w:rsidRPr="784BC8A7">
        <w:rPr>
          <w:rFonts w:ascii="Montserrat" w:eastAsia="Montserrat" w:hAnsi="Montserrat" w:cs="Montserrat"/>
          <w:lang w:val="en-US"/>
        </w:rPr>
        <w:t xml:space="preserve"> For purposes of this SOW, “materially exceed” shall mean exceeding the Estimated SOW Amount by more than ten percent (10%).</w:t>
      </w:r>
      <w:r w:rsidR="5A1121F6" w:rsidRPr="784BC8A7">
        <w:rPr>
          <w:rFonts w:ascii="Montserrat" w:eastAsia="Montserrat" w:hAnsi="Montserrat" w:cs="Montserrat"/>
          <w:lang w:val="en-US"/>
        </w:rPr>
        <w:t xml:space="preserve"> If CLIENT does not approve continued work beyond the Estimated SOW</w:t>
      </w:r>
      <w:r w:rsidR="3FDB5158" w:rsidRPr="784BC8A7">
        <w:rPr>
          <w:rFonts w:ascii="Montserrat" w:eastAsia="Montserrat" w:hAnsi="Montserrat" w:cs="Montserrat"/>
          <w:lang w:val="en-US"/>
        </w:rPr>
        <w:t xml:space="preserve"> </w:t>
      </w:r>
      <w:r w:rsidR="5A1121F6" w:rsidRPr="784BC8A7">
        <w:rPr>
          <w:rFonts w:ascii="Montserrat" w:eastAsia="Montserrat" w:hAnsi="Montserrat" w:cs="Montserrat"/>
          <w:lang w:val="en-US"/>
        </w:rPr>
        <w:t>Amount, Orases shall pause non‑critical work in an orderly manner until</w:t>
      </w:r>
      <w:r w:rsidR="0129A1F4" w:rsidRPr="784BC8A7">
        <w:rPr>
          <w:rFonts w:ascii="Montserrat" w:eastAsia="Montserrat" w:hAnsi="Montserrat" w:cs="Montserrat"/>
          <w:lang w:val="en-US"/>
        </w:rPr>
        <w:t xml:space="preserve"> </w:t>
      </w:r>
      <w:r w:rsidR="5A1121F6" w:rsidRPr="784BC8A7">
        <w:rPr>
          <w:rFonts w:ascii="Montserrat" w:eastAsia="Montserrat" w:hAnsi="Montserrat" w:cs="Montserrat"/>
          <w:lang w:val="en-US"/>
        </w:rPr>
        <w:t>the Parties reach written agreement.</w:t>
      </w:r>
    </w:p>
    <w:p w14:paraId="58D860CC" w14:textId="4A34CD3B" w:rsidR="00C81D24" w:rsidRDefault="00E423A5" w:rsidP="3EC1EF97">
      <w:pPr>
        <w:rPr>
          <w:rFonts w:ascii="Montserrat" w:eastAsia="Montserrat" w:hAnsi="Montserrat" w:cs="Montserrat"/>
          <w:lang w:val="en-US"/>
        </w:rPr>
      </w:pPr>
      <w:r w:rsidRPr="3EC1EF97">
        <w:rPr>
          <w:rFonts w:ascii="Montserrat" w:eastAsia="Montserrat" w:hAnsi="Montserrat" w:cs="Montserrat"/>
          <w:lang w:val="en-US"/>
        </w:rPr>
        <w:t>Orases will provide regular statements and updates regarding the fees incurred on the</w:t>
      </w:r>
      <w:r w:rsidRPr="3EC1EF97">
        <w:rPr>
          <w:lang w:val="en-US"/>
        </w:rPr>
        <w:t xml:space="preserve"> </w:t>
      </w:r>
      <w:r w:rsidRPr="3EC1EF97">
        <w:rPr>
          <w:rFonts w:ascii="Montserrat" w:eastAsia="Montserrat" w:hAnsi="Montserrat" w:cs="Montserrat"/>
          <w:lang w:val="en-US"/>
        </w:rPr>
        <w:t xml:space="preserve">actual time spent for functionality delivered and the anticipated cost of functionality to be delivered based on the confidence level of scope at the time. Both Orases and CLIENT agree to work in good faith to make decisions and functionality choices that balance the spirit of the requirements and the overall budget. </w:t>
      </w:r>
    </w:p>
    <w:p w14:paraId="58D860CD" w14:textId="77777777" w:rsidR="00C81D24" w:rsidRDefault="00C81D24">
      <w:pPr>
        <w:rPr>
          <w:rFonts w:ascii="Montserrat" w:eastAsia="Montserrat" w:hAnsi="Montserrat" w:cs="Montserrat"/>
        </w:rPr>
      </w:pPr>
    </w:p>
    <w:p w14:paraId="58D860CE" w14:textId="33101492" w:rsidR="00C81D24" w:rsidRDefault="0047631C" w:rsidP="3EC1EF97">
      <w:pPr>
        <w:rPr>
          <w:rFonts w:ascii="Montserrat" w:eastAsia="Montserrat" w:hAnsi="Montserrat" w:cs="Montserrat"/>
          <w:lang w:val="en-US"/>
        </w:rPr>
      </w:pPr>
      <w:r w:rsidRPr="3EC1EF97">
        <w:rPr>
          <w:rFonts w:ascii="Montserrat" w:eastAsia="Montserrat" w:hAnsi="Montserrat" w:cs="Montserrat"/>
          <w:lang w:val="en-US"/>
        </w:rPr>
        <w:t>CLIENT</w:t>
      </w:r>
      <w:r w:rsidR="00E423A5" w:rsidRPr="3EC1EF97">
        <w:rPr>
          <w:rFonts w:ascii="Montserrat" w:eastAsia="Montserrat" w:hAnsi="Montserrat" w:cs="Montserrat"/>
          <w:lang w:val="en-US"/>
        </w:rPr>
        <w:t xml:space="preserve"> may request to expand or reduce the hours spent by Orases to provide the Services and/or create the Deliverables. Any request to expand the Services or Deliverables shall be subject to the procedures set forth in this Section 4 and the terms of Section 5 of this SOW.  After Orases establishes the initial number of hours and resources to be assigned for the work to be completed, if CLIENT wants Orases to change the number of hours or team size assigned to this SOW, it shall a submit to Orases a written request for such change(s) with no less than 30 days’ advanced written notice. Orases will notify </w:t>
      </w:r>
      <w:r w:rsidRPr="3EC1EF97">
        <w:rPr>
          <w:rFonts w:ascii="Montserrat" w:eastAsia="Montserrat" w:hAnsi="Montserrat" w:cs="Montserrat"/>
          <w:lang w:val="en-US"/>
        </w:rPr>
        <w:t>CLIENT</w:t>
      </w:r>
      <w:r w:rsidR="00E423A5" w:rsidRPr="3EC1EF97">
        <w:rPr>
          <w:rFonts w:ascii="Montserrat" w:eastAsia="Montserrat" w:hAnsi="Montserrat" w:cs="Montserrat"/>
          <w:lang w:val="en-US"/>
        </w:rPr>
        <w:t xml:space="preserve"> within 15 days after receiving any such notice, if CLIENT’S request is not feasible and will discuss alternative arrangements. Orases and CLIENT will cooperate in good faith and with due diligence to address any changes reasonably requested by CLIENT.</w:t>
      </w:r>
    </w:p>
    <w:p w14:paraId="58D860CF" w14:textId="77777777" w:rsidR="00C81D24" w:rsidRDefault="00C81D24">
      <w:pPr>
        <w:rPr>
          <w:rFonts w:ascii="Montserrat" w:eastAsia="Montserrat" w:hAnsi="Montserrat" w:cs="Montserrat"/>
        </w:rPr>
      </w:pPr>
    </w:p>
    <w:p w14:paraId="119E7BA1" w14:textId="3546EBA5" w:rsidR="63FCF539" w:rsidRDefault="76F3B85A" w:rsidP="00DF08EE">
      <w:pPr>
        <w:rPr>
          <w:rFonts w:ascii="Montserrat" w:eastAsia="Montserrat" w:hAnsi="Montserrat" w:cs="Montserrat"/>
          <w:lang w:val="en-US"/>
        </w:rPr>
      </w:pPr>
      <w:r w:rsidRPr="63FCF539">
        <w:rPr>
          <w:rFonts w:ascii="Montserrat" w:eastAsia="Montserrat" w:hAnsi="Montserrat" w:cs="Montserrat"/>
          <w:lang w:val="en-US"/>
        </w:rPr>
        <w:t xml:space="preserve">All Costs to be paid to Orases pursuant to this SOW shall be subject to Section 2 (Fees And Expenses) of the Agreement.  </w:t>
      </w:r>
    </w:p>
    <w:p w14:paraId="1B81403E" w14:textId="77777777" w:rsidR="00EF548B" w:rsidRDefault="00EF548B" w:rsidP="00EF548B">
      <w:pPr>
        <w:rPr>
          <w:rFonts w:ascii="Montserrat" w:eastAsia="Montserrat" w:hAnsi="Montserrat" w:cs="Montserrat"/>
        </w:rPr>
      </w:pPr>
    </w:p>
    <w:p w14:paraId="0F943FCA" w14:textId="3FD41DD3" w:rsidR="00EF548B" w:rsidRPr="00EF548B" w:rsidRDefault="0D1B5711" w:rsidP="00DF08EE">
      <w:pPr>
        <w:pStyle w:val="ListParagraph"/>
        <w:numPr>
          <w:ilvl w:val="1"/>
          <w:numId w:val="41"/>
        </w:numPr>
        <w:ind w:hanging="450"/>
        <w:rPr>
          <w:rFonts w:ascii="Montserrat" w:eastAsia="Montserrat" w:hAnsi="Montserrat" w:cs="Montserrat"/>
          <w:color w:val="007DA5"/>
        </w:rPr>
        <w:pPrChange w:id="183" w:author="Kathryn Murphy" w:date="2026-02-27T12:07:00Z" w16du:dateUtc="2026-02-27T17:07:00Z">
          <w:pPr>
            <w:pStyle w:val="ListParagraph"/>
            <w:numPr>
              <w:ilvl w:val="1"/>
              <w:numId w:val="41"/>
            </w:numPr>
            <w:ind w:left="360" w:hanging="360"/>
          </w:pPr>
        </w:pPrChange>
      </w:pPr>
      <w:r w:rsidRPr="63FCF539">
        <w:rPr>
          <w:rFonts w:ascii="Montserrat" w:eastAsia="Montserrat" w:hAnsi="Montserrat" w:cs="Montserrat"/>
          <w:color w:val="007DA5"/>
        </w:rPr>
        <w:t>INVOICING PROCEDURES</w:t>
      </w:r>
      <w:r w:rsidR="726A3FFB" w:rsidRPr="63FCF539">
        <w:rPr>
          <w:rFonts w:ascii="Montserrat" w:eastAsia="Montserrat" w:hAnsi="Montserrat" w:cs="Montserrat"/>
          <w:color w:val="007DA5"/>
        </w:rPr>
        <w:t>:</w:t>
      </w:r>
    </w:p>
    <w:p w14:paraId="35E9907A" w14:textId="75498063" w:rsidR="00EF548B" w:rsidRDefault="455D9129" w:rsidP="00EF548B">
      <w:r w:rsidRPr="784BC8A7">
        <w:rPr>
          <w:rFonts w:ascii="Montserrat" w:eastAsia="Montserrat" w:hAnsi="Montserrat" w:cs="Montserrat"/>
          <w:lang w:val="en-US"/>
        </w:rPr>
        <w:t xml:space="preserve">Consultant shall invoice Duke Energy for the Fees pursuant to Section 2 of the Agreement and this SOW. </w:t>
      </w:r>
      <w:commentRangeStart w:id="184"/>
      <w:commentRangeStart w:id="185"/>
      <w:r w:rsidRPr="784BC8A7">
        <w:rPr>
          <w:rFonts w:ascii="Montserrat" w:eastAsia="Montserrat" w:hAnsi="Montserrat" w:cs="Montserrat"/>
          <w:lang w:val="en-US"/>
        </w:rPr>
        <w:t xml:space="preserve">Payment terms are </w:t>
      </w:r>
      <w:ins w:id="186" w:author="Kathryn Murphy" w:date="2026-02-27T12:07:00Z" w16du:dateUtc="2026-02-27T17:07:00Z">
        <w:r w:rsidR="00DF08EE">
          <w:rPr>
            <w:rFonts w:ascii="Montserrat" w:eastAsia="Montserrat" w:hAnsi="Montserrat" w:cs="Montserrat"/>
            <w:lang w:val="en-US"/>
          </w:rPr>
          <w:t>45</w:t>
        </w:r>
      </w:ins>
      <w:del w:id="187" w:author="Angina, Kate" w:date="2026-02-19T18:48:00Z">
        <w:r w:rsidR="726A3FFB" w:rsidRPr="784BC8A7" w:rsidDel="41FD2C68">
          <w:rPr>
            <w:rFonts w:ascii="Montserrat" w:eastAsia="Montserrat" w:hAnsi="Montserrat" w:cs="Montserrat"/>
            <w:lang w:val="en-US"/>
          </w:rPr>
          <w:delText>3</w:delText>
        </w:r>
        <w:r w:rsidR="726A3FFB" w:rsidRPr="784BC8A7" w:rsidDel="455D9129">
          <w:rPr>
            <w:rFonts w:ascii="Montserrat" w:eastAsia="Montserrat" w:hAnsi="Montserrat" w:cs="Montserrat"/>
            <w:lang w:val="en-US"/>
          </w:rPr>
          <w:delText>0</w:delText>
        </w:r>
      </w:del>
      <w:commentRangeEnd w:id="184"/>
      <w:r w:rsidR="002A5E81" w:rsidRPr="784BC8A7">
        <w:rPr>
          <w:rStyle w:val="CommentReference"/>
          <w:rFonts w:ascii="Montserrat" w:eastAsia="Montserrat" w:hAnsi="Montserrat" w:cs="Montserrat"/>
          <w:sz w:val="18"/>
          <w:szCs w:val="18"/>
          <w:lang w:val="en-US"/>
        </w:rPr>
        <w:commentReference w:id="184"/>
      </w:r>
      <w:commentRangeEnd w:id="185"/>
      <w:r w:rsidR="00E01443" w:rsidRPr="784BC8A7">
        <w:rPr>
          <w:rStyle w:val="CommentReference"/>
          <w:rFonts w:ascii="Montserrat" w:eastAsia="Montserrat" w:hAnsi="Montserrat" w:cs="Montserrat"/>
          <w:sz w:val="18"/>
          <w:szCs w:val="18"/>
          <w:lang w:val="en-US"/>
        </w:rPr>
        <w:commentReference w:id="185"/>
      </w:r>
      <w:r w:rsidRPr="784BC8A7">
        <w:rPr>
          <w:rFonts w:ascii="Montserrat" w:eastAsia="Montserrat" w:hAnsi="Montserrat" w:cs="Montserrat"/>
          <w:lang w:val="en-US"/>
        </w:rPr>
        <w:t xml:space="preserve"> unless otherwise agreed upon within the Ariba Network. Payment terms are based on the date a correct invoice is received through the Ariba Network and not the date of the invoice. In the event of an incorrect invoice, Ariba will stop the submission of the invoice or it will be returned to the Consultant. An invoice is incorrect when sufficient information needed to begin processing is not included on the invoice.   The Consultant will need to send a corrected invoice with the requested information through Ariba.</w:t>
      </w:r>
    </w:p>
    <w:p w14:paraId="51852258" w14:textId="77777777" w:rsidR="00EF548B" w:rsidRDefault="00EF548B" w:rsidP="00EF548B"/>
    <w:p w14:paraId="4C3E5E78" w14:textId="77777777" w:rsidR="00EF548B" w:rsidRDefault="00C314A5" w:rsidP="00EF548B">
      <w:r w:rsidRPr="3EC1EF97">
        <w:rPr>
          <w:rFonts w:ascii="Montserrat" w:eastAsia="Montserrat" w:hAnsi="Montserrat" w:cs="Montserrat"/>
          <w:lang w:val="en-US"/>
        </w:rPr>
        <w:t>All invoices for Services provided by Consultant must include a complete description of each Fee and Performance Credit (if applicable), and the Purchase Order number that applies to that invoice.  Invoices for Services shall be net of any Performance Credits. All invoices shall be submitted through the Ariba Network. All Fees for Services will be paid to an account designated by Consultant via Electronic Funds Transfer (EFT) or check payment.</w:t>
      </w:r>
    </w:p>
    <w:p w14:paraId="605106D7" w14:textId="77777777" w:rsidR="00EF548B" w:rsidRDefault="00EF548B" w:rsidP="00EF548B"/>
    <w:p w14:paraId="1018F4BD" w14:textId="64710EC8" w:rsidR="00C314A5" w:rsidRPr="00EF548B" w:rsidRDefault="00C314A5" w:rsidP="00EF548B">
      <w:r w:rsidRPr="00DD11E3">
        <w:rPr>
          <w:rFonts w:ascii="Montserrat" w:eastAsia="Montserrat" w:hAnsi="Montserrat" w:cs="Montserrat"/>
        </w:rPr>
        <w:t xml:space="preserve">The invoice shall include, but not limited to: </w:t>
      </w:r>
    </w:p>
    <w:p w14:paraId="2871ADF6" w14:textId="77777777" w:rsidR="00C314A5" w:rsidRPr="00EF548B" w:rsidRDefault="00C314A5" w:rsidP="00EF548B">
      <w:pPr>
        <w:pStyle w:val="ListParagraph"/>
        <w:numPr>
          <w:ilvl w:val="0"/>
          <w:numId w:val="23"/>
        </w:numPr>
        <w:ind w:right="0"/>
        <w:jc w:val="both"/>
        <w:rPr>
          <w:rFonts w:ascii="Montserrat" w:eastAsia="Montserrat" w:hAnsi="Montserrat" w:cs="Montserrat"/>
        </w:rPr>
      </w:pPr>
      <w:r w:rsidRPr="00EF548B">
        <w:rPr>
          <w:rFonts w:ascii="Montserrat" w:eastAsia="Montserrat" w:hAnsi="Montserrat" w:cs="Montserrat"/>
        </w:rPr>
        <w:t>The name, address, and telephone number(s) of the Duke Energy Principal Representative,</w:t>
      </w:r>
    </w:p>
    <w:p w14:paraId="2C2B6BCB" w14:textId="5FAC2E89" w:rsidR="00C314A5" w:rsidRPr="00EF548B" w:rsidRDefault="726A3FFB" w:rsidP="3EC1EF97">
      <w:pPr>
        <w:pStyle w:val="ListParagraph"/>
        <w:numPr>
          <w:ilvl w:val="0"/>
          <w:numId w:val="23"/>
        </w:numPr>
        <w:ind w:right="0"/>
        <w:jc w:val="both"/>
        <w:rPr>
          <w:rFonts w:ascii="Montserrat" w:eastAsia="Montserrat" w:hAnsi="Montserrat" w:cs="Montserrat"/>
          <w:lang w:val="en-US"/>
        </w:rPr>
      </w:pPr>
      <w:r w:rsidRPr="63FCF539">
        <w:rPr>
          <w:rFonts w:ascii="Montserrat" w:eastAsia="Montserrat" w:hAnsi="Montserrat" w:cs="Montserrat"/>
          <w:lang w:val="en-US"/>
        </w:rPr>
        <w:t>A valid Purchase Order (“PO”) number located in the</w:t>
      </w:r>
      <w:r w:rsidR="00DF08EE">
        <w:rPr>
          <w:rFonts w:ascii="Montserrat" w:eastAsia="Montserrat" w:hAnsi="Montserrat" w:cs="Montserrat"/>
          <w:lang w:val="en-US"/>
        </w:rPr>
        <w:t xml:space="preserve"> </w:t>
      </w:r>
      <w:r w:rsidRPr="63FCF539">
        <w:rPr>
          <w:rFonts w:ascii="Montserrat" w:eastAsia="Montserrat" w:hAnsi="Montserrat" w:cs="Montserrat"/>
          <w:lang w:val="en-US"/>
        </w:rPr>
        <w:t xml:space="preserve">invoice or any credit invoice, </w:t>
      </w:r>
    </w:p>
    <w:p w14:paraId="18D311C8" w14:textId="77777777" w:rsidR="00C314A5" w:rsidRPr="00EF548B" w:rsidRDefault="00C314A5" w:rsidP="00EF548B">
      <w:pPr>
        <w:pStyle w:val="ListParagraph"/>
        <w:numPr>
          <w:ilvl w:val="0"/>
          <w:numId w:val="23"/>
        </w:numPr>
        <w:ind w:right="0"/>
        <w:jc w:val="both"/>
        <w:rPr>
          <w:rFonts w:ascii="Montserrat" w:eastAsia="Montserrat" w:hAnsi="Montserrat" w:cs="Montserrat"/>
        </w:rPr>
      </w:pPr>
      <w:r w:rsidRPr="00EF548B">
        <w:rPr>
          <w:rFonts w:ascii="Montserrat" w:eastAsia="Montserrat" w:hAnsi="Montserrat" w:cs="Montserrat"/>
        </w:rPr>
        <w:t>A valid Duke Energy “Bill To” address,</w:t>
      </w:r>
    </w:p>
    <w:p w14:paraId="745DE09F" w14:textId="77777777" w:rsidR="00C314A5" w:rsidRPr="00EF548B" w:rsidRDefault="00C314A5" w:rsidP="00EF548B">
      <w:pPr>
        <w:pStyle w:val="ListParagraph"/>
        <w:numPr>
          <w:ilvl w:val="0"/>
          <w:numId w:val="23"/>
        </w:numPr>
        <w:ind w:right="0"/>
        <w:jc w:val="both"/>
        <w:rPr>
          <w:rFonts w:ascii="Montserrat" w:eastAsia="Montserrat" w:hAnsi="Montserrat" w:cs="Montserrat"/>
        </w:rPr>
      </w:pPr>
      <w:r w:rsidRPr="00EF548B">
        <w:rPr>
          <w:rFonts w:ascii="Montserrat" w:eastAsia="Montserrat" w:hAnsi="Montserrat" w:cs="Montserrat"/>
        </w:rPr>
        <w:t xml:space="preserve">A valid “Remit to” address,    </w:t>
      </w:r>
    </w:p>
    <w:p w14:paraId="507F3217" w14:textId="77777777" w:rsidR="00C314A5" w:rsidRPr="00EF548B" w:rsidRDefault="00C314A5" w:rsidP="00EF548B">
      <w:pPr>
        <w:pStyle w:val="ListParagraph"/>
        <w:numPr>
          <w:ilvl w:val="0"/>
          <w:numId w:val="23"/>
        </w:numPr>
        <w:ind w:right="0"/>
        <w:jc w:val="both"/>
        <w:rPr>
          <w:rFonts w:ascii="Montserrat" w:eastAsia="Montserrat" w:hAnsi="Montserrat" w:cs="Montserrat"/>
        </w:rPr>
      </w:pPr>
      <w:r w:rsidRPr="00EF548B">
        <w:rPr>
          <w:rFonts w:ascii="Montserrat" w:eastAsia="Montserrat" w:hAnsi="Montserrat" w:cs="Montserrat"/>
        </w:rPr>
        <w:t>Invoice date,</w:t>
      </w:r>
    </w:p>
    <w:p w14:paraId="46801D48" w14:textId="2378C33D" w:rsidR="00C314A5" w:rsidRPr="00EF548B" w:rsidRDefault="00C314A5" w:rsidP="00EF548B">
      <w:pPr>
        <w:pStyle w:val="ListParagraph"/>
        <w:numPr>
          <w:ilvl w:val="0"/>
          <w:numId w:val="23"/>
        </w:numPr>
        <w:ind w:right="0"/>
        <w:jc w:val="both"/>
        <w:rPr>
          <w:rFonts w:ascii="Montserrat" w:eastAsia="Montserrat" w:hAnsi="Montserrat" w:cs="Montserrat"/>
        </w:rPr>
      </w:pPr>
      <w:r w:rsidRPr="00EF548B">
        <w:rPr>
          <w:rFonts w:ascii="Montserrat" w:eastAsia="Montserrat" w:hAnsi="Montserrat" w:cs="Montserrat"/>
        </w:rPr>
        <w:t>Itemized Fees</w:t>
      </w:r>
      <w:r w:rsidR="0041019F" w:rsidRPr="00EF548B">
        <w:rPr>
          <w:rFonts w:ascii="Montserrat" w:eastAsia="Montserrat" w:hAnsi="Montserrat" w:cs="Montserrat"/>
        </w:rPr>
        <w:t>, including Time</w:t>
      </w:r>
      <w:r w:rsidRPr="00EF548B">
        <w:rPr>
          <w:rFonts w:ascii="Montserrat" w:eastAsia="Montserrat" w:hAnsi="Montserrat" w:cs="Montserrat"/>
        </w:rPr>
        <w:t xml:space="preserve"> or Performance Credits</w:t>
      </w:r>
      <w:r w:rsidR="00680F0C" w:rsidRPr="00EF548B">
        <w:rPr>
          <w:rFonts w:ascii="Montserrat" w:eastAsia="Montserrat" w:hAnsi="Montserrat" w:cs="Montserrat"/>
        </w:rPr>
        <w:t xml:space="preserve"> where needed;</w:t>
      </w:r>
    </w:p>
    <w:p w14:paraId="3BF03623" w14:textId="77777777" w:rsidR="00C314A5" w:rsidRPr="00EF548B" w:rsidRDefault="00C314A5" w:rsidP="00EF548B">
      <w:pPr>
        <w:pStyle w:val="ListParagraph"/>
        <w:numPr>
          <w:ilvl w:val="0"/>
          <w:numId w:val="23"/>
        </w:numPr>
        <w:ind w:right="0"/>
        <w:jc w:val="both"/>
        <w:rPr>
          <w:rFonts w:ascii="Montserrat" w:eastAsia="Montserrat" w:hAnsi="Montserrat" w:cs="Montserrat"/>
        </w:rPr>
      </w:pPr>
      <w:r w:rsidRPr="00EF548B">
        <w:rPr>
          <w:rFonts w:ascii="Montserrat" w:eastAsia="Montserrat" w:hAnsi="Montserrat" w:cs="Montserrat"/>
        </w:rPr>
        <w:t>Total amount of the invoice</w:t>
      </w:r>
    </w:p>
    <w:p w14:paraId="398D69C5" w14:textId="77777777" w:rsidR="00EF548B" w:rsidRDefault="00EF548B" w:rsidP="00EF548B">
      <w:pPr>
        <w:ind w:left="0" w:right="0"/>
        <w:jc w:val="both"/>
        <w:rPr>
          <w:rFonts w:ascii="Montserrat" w:eastAsia="Montserrat" w:hAnsi="Montserrat" w:cs="Montserrat"/>
        </w:rPr>
      </w:pPr>
    </w:p>
    <w:p w14:paraId="50AC44DE" w14:textId="00E824F9" w:rsidR="000E75B7" w:rsidRDefault="00C314A5" w:rsidP="3EC1EF97">
      <w:pPr>
        <w:ind w:left="0" w:right="0"/>
        <w:jc w:val="both"/>
        <w:rPr>
          <w:rFonts w:ascii="Montserrat" w:eastAsia="Montserrat" w:hAnsi="Montserrat" w:cs="Montserrat"/>
          <w:lang w:val="en-US"/>
        </w:rPr>
      </w:pPr>
      <w:r w:rsidRPr="3EC1EF97">
        <w:rPr>
          <w:rFonts w:ascii="Montserrat" w:eastAsia="Montserrat" w:hAnsi="Montserrat" w:cs="Montserrat"/>
          <w:lang w:val="en-US"/>
        </w:rPr>
        <w:t>All invoices and supporting documentation shall be submitted to the Duke Energy Principal Representative, unless otherwise directed by Duke Energy. At no time will Duke Energy accept invoices without supporting documentation.</w:t>
      </w:r>
      <w:r>
        <w:br/>
      </w:r>
      <w:r w:rsidR="00E423A5" w:rsidRPr="3EC1EF97">
        <w:rPr>
          <w:rFonts w:ascii="Montserrat" w:eastAsia="Montserrat" w:hAnsi="Montserrat" w:cs="Montserrat"/>
          <w:lang w:val="en-US"/>
        </w:rPr>
        <w:t>- - - - - - - - - - - - - - - - - - -</w:t>
      </w:r>
    </w:p>
    <w:p w14:paraId="58D860D2" w14:textId="3F146449" w:rsidR="00C81D24" w:rsidRDefault="00E423A5" w:rsidP="000A13BF">
      <w:pPr>
        <w:pStyle w:val="Subtitle"/>
        <w:spacing w:before="240"/>
        <w:rPr>
          <w:color w:val="C2D500"/>
        </w:rPr>
      </w:pPr>
      <w:bookmarkStart w:id="188" w:name="_nzss9z5zr4f9" w:colFirst="0" w:colLast="0"/>
      <w:bookmarkEnd w:id="188"/>
      <w:r>
        <w:t>0</w:t>
      </w:r>
      <w:r w:rsidR="00CF4E89">
        <w:t>6</w:t>
      </w:r>
      <w:r>
        <w:t xml:space="preserve"> </w:t>
      </w:r>
      <w:r>
        <w:rPr>
          <w:color w:val="C2D500"/>
        </w:rPr>
        <w:t>Change Order Process</w:t>
      </w:r>
    </w:p>
    <w:p w14:paraId="77C525B6" w14:textId="1E93BC34" w:rsidR="005D4CD1" w:rsidRPr="00EF548B" w:rsidRDefault="00E423A5" w:rsidP="3EC1EF97">
      <w:pPr>
        <w:ind w:left="720"/>
        <w:rPr>
          <w:rFonts w:ascii="Montserrat" w:eastAsia="Montserrat" w:hAnsi="Montserrat" w:cs="Montserrat"/>
          <w:lang w:val="en-US"/>
        </w:rPr>
      </w:pPr>
      <w:r w:rsidRPr="3EC1EF97">
        <w:rPr>
          <w:rFonts w:ascii="Montserrat" w:eastAsia="Montserrat" w:hAnsi="Montserrat" w:cs="Montserrat"/>
          <w:lang w:val="en-US"/>
        </w:rPr>
        <w:t>Any Change Orders shall be subject to the terms and procedures outlined in Section 8 (Changes in Service) in the Agreement.</w:t>
      </w:r>
      <w:r w:rsidR="005D4CD1" w:rsidRPr="3EC1EF97">
        <w:rPr>
          <w:rFonts w:ascii="Montserrat" w:eastAsia="Montserrat" w:hAnsi="Montserrat" w:cs="Montserrat"/>
          <w:lang w:val="en-US"/>
        </w:rPr>
        <w:t xml:space="preserve"> Consultant shall use commercially reasonable efforts to resolve matters that could reasonably be calculated to disrupt the Services and/or to negatively impact the defined Project </w:t>
      </w:r>
      <w:r w:rsidR="005D4CD1" w:rsidRPr="3EC1EF97">
        <w:rPr>
          <w:rFonts w:ascii="Montserrat" w:eastAsia="Montserrat" w:hAnsi="Montserrat" w:cs="Montserrat"/>
          <w:lang w:val="en-US"/>
        </w:rPr>
        <w:lastRenderedPageBreak/>
        <w:t xml:space="preserve">Objectives and the Deliverables. Consultant shall make every attempt to notify Duke Energy prior to any process changes and quality control changes. </w:t>
      </w:r>
    </w:p>
    <w:p w14:paraId="58D860D3" w14:textId="0C0AE8A1" w:rsidR="00C81D24" w:rsidRDefault="005D4CD1" w:rsidP="3EC1EF97">
      <w:pPr>
        <w:ind w:left="720"/>
        <w:rPr>
          <w:rFonts w:ascii="Montserrat" w:eastAsia="Montserrat" w:hAnsi="Montserrat" w:cs="Montserrat"/>
          <w:lang w:val="en-US"/>
        </w:rPr>
      </w:pPr>
      <w:r w:rsidRPr="3EC1EF97">
        <w:rPr>
          <w:rFonts w:ascii="Montserrat" w:eastAsia="Montserrat" w:hAnsi="Montserrat" w:cs="Montserrat"/>
          <w:lang w:val="en-US"/>
        </w:rPr>
        <w:t xml:space="preserve">Where advanced notice is not reasonably possible and on rare occasions where prior notice is not possible due to the necessity of an expedited change, Duke Energy should be notified within </w:t>
      </w:r>
      <w:r w:rsidR="0041019F" w:rsidRPr="3EC1EF97">
        <w:rPr>
          <w:rFonts w:ascii="Montserrat" w:eastAsia="Montserrat" w:hAnsi="Montserrat" w:cs="Montserrat"/>
          <w:lang w:val="en-US"/>
        </w:rPr>
        <w:t xml:space="preserve">one </w:t>
      </w:r>
      <w:r w:rsidR="00467FC8" w:rsidRPr="3EC1EF97">
        <w:rPr>
          <w:rFonts w:ascii="Montserrat" w:eastAsia="Montserrat" w:hAnsi="Montserrat" w:cs="Montserrat"/>
          <w:lang w:val="en-US"/>
        </w:rPr>
        <w:t>(</w:t>
      </w:r>
      <w:r w:rsidR="0041019F" w:rsidRPr="3EC1EF97">
        <w:rPr>
          <w:rFonts w:ascii="Montserrat" w:eastAsia="Montserrat" w:hAnsi="Montserrat" w:cs="Montserrat"/>
          <w:lang w:val="en-US"/>
        </w:rPr>
        <w:t>1</w:t>
      </w:r>
      <w:r w:rsidR="00467FC8" w:rsidRPr="3EC1EF97">
        <w:rPr>
          <w:rFonts w:ascii="Montserrat" w:eastAsia="Montserrat" w:hAnsi="Montserrat" w:cs="Montserrat"/>
          <w:lang w:val="en-US"/>
        </w:rPr>
        <w:t>)</w:t>
      </w:r>
      <w:r w:rsidR="0041019F" w:rsidRPr="3EC1EF97">
        <w:rPr>
          <w:rFonts w:ascii="Montserrat" w:eastAsia="Montserrat" w:hAnsi="Montserrat" w:cs="Montserrat"/>
          <w:lang w:val="en-US"/>
        </w:rPr>
        <w:t xml:space="preserve"> business day </w:t>
      </w:r>
      <w:r w:rsidRPr="3EC1EF97">
        <w:rPr>
          <w:rFonts w:ascii="Montserrat" w:eastAsia="Montserrat" w:hAnsi="Montserrat" w:cs="Montserrat"/>
          <w:lang w:val="en-US"/>
        </w:rPr>
        <w:t>of any personnel, process, scheduling or quality control changes.</w:t>
      </w:r>
    </w:p>
    <w:p w14:paraId="58D860D4" w14:textId="77777777" w:rsidR="00C81D24" w:rsidRDefault="00E423A5">
      <w:pPr>
        <w:spacing w:after="200"/>
      </w:pPr>
      <w:r>
        <w:t>- - - - - - - - - - - - - - - - - - - -</w:t>
      </w:r>
    </w:p>
    <w:p w14:paraId="58D860D5" w14:textId="5D2BDBA2" w:rsidR="00C81D24" w:rsidRDefault="00E423A5">
      <w:pPr>
        <w:pStyle w:val="Subtitle"/>
      </w:pPr>
      <w:bookmarkStart w:id="189" w:name="_uw3inq96yhg6" w:colFirst="0" w:colLast="0"/>
      <w:bookmarkEnd w:id="189"/>
      <w:r>
        <w:t>0</w:t>
      </w:r>
      <w:r w:rsidR="00CF4E89">
        <w:t>7</w:t>
      </w:r>
      <w:r>
        <w:t xml:space="preserve"> </w:t>
      </w:r>
      <w:r>
        <w:rPr>
          <w:color w:val="C2D500"/>
        </w:rPr>
        <w:t>Travel</w:t>
      </w:r>
    </w:p>
    <w:p w14:paraId="58D860D6" w14:textId="330A154D" w:rsidR="00C81D24" w:rsidRDefault="00E423A5" w:rsidP="3EC1EF97">
      <w:pPr>
        <w:rPr>
          <w:rFonts w:ascii="Montserrat" w:eastAsia="Montserrat" w:hAnsi="Montserrat" w:cs="Montserrat"/>
          <w:lang w:val="en-US"/>
        </w:rPr>
      </w:pPr>
      <w:r w:rsidRPr="3EC1EF97">
        <w:rPr>
          <w:rFonts w:ascii="Montserrat" w:eastAsia="Montserrat" w:hAnsi="Montserrat" w:cs="Montserrat"/>
          <w:lang w:val="en-US"/>
        </w:rPr>
        <w:t xml:space="preserve">Any travel expenses for travel to/from CLIENT ofﬁces in Charlotte, NC </w:t>
      </w:r>
      <w:r w:rsidR="006008BE" w:rsidRPr="3EC1EF97">
        <w:rPr>
          <w:rFonts w:ascii="Montserrat" w:eastAsia="Montserrat" w:hAnsi="Montserrat" w:cs="Montserrat"/>
          <w:lang w:val="en-US"/>
        </w:rPr>
        <w:t xml:space="preserve">or </w:t>
      </w:r>
      <w:r w:rsidR="00C535EB" w:rsidRPr="3EC1EF97">
        <w:rPr>
          <w:rFonts w:ascii="Montserrat" w:eastAsia="Montserrat" w:hAnsi="Montserrat" w:cs="Montserrat"/>
          <w:lang w:val="en-US"/>
        </w:rPr>
        <w:t>St. Petersburg, FL</w:t>
      </w:r>
      <w:r w:rsidR="00512FD2" w:rsidRPr="3EC1EF97">
        <w:rPr>
          <w:rFonts w:ascii="Montserrat" w:eastAsia="Montserrat" w:hAnsi="Montserrat" w:cs="Montserrat"/>
          <w:lang w:val="en-US"/>
        </w:rPr>
        <w:t xml:space="preserve"> </w:t>
      </w:r>
      <w:r w:rsidRPr="3EC1EF97">
        <w:rPr>
          <w:rFonts w:ascii="Montserrat" w:eastAsia="Montserrat" w:hAnsi="Montserrat" w:cs="Montserrat"/>
          <w:lang w:val="en-US"/>
        </w:rPr>
        <w:t>by any Orases employee shall be subject to the terms and procedures set forth in Exhibit B (Guidelines for Consultant Expense Reimbursement) in the Agreement.</w:t>
      </w:r>
    </w:p>
    <w:p w14:paraId="0F1775C8" w14:textId="77777777" w:rsidR="00EF548B" w:rsidRDefault="00E423A5" w:rsidP="3EC1EF97">
      <w:pPr>
        <w:rPr>
          <w:rFonts w:ascii="Montserrat" w:eastAsia="Montserrat" w:hAnsi="Montserrat" w:cs="Montserrat"/>
          <w:lang w:val="en-US"/>
        </w:rPr>
      </w:pPr>
      <w:r w:rsidRPr="3EC1EF97">
        <w:rPr>
          <w:rFonts w:ascii="Montserrat" w:eastAsia="Montserrat" w:hAnsi="Montserrat" w:cs="Montserrat"/>
          <w:lang w:val="en-US"/>
        </w:rPr>
        <w:t xml:space="preserve">Orases estimates 1 trip to CLIENT </w:t>
      </w:r>
      <w:r w:rsidR="00B3219D" w:rsidRPr="3EC1EF97">
        <w:rPr>
          <w:rFonts w:ascii="Montserrat" w:eastAsia="Montserrat" w:hAnsi="Montserrat" w:cs="Montserrat"/>
          <w:lang w:val="en-US"/>
        </w:rPr>
        <w:t xml:space="preserve">Office </w:t>
      </w:r>
      <w:r w:rsidRPr="3EC1EF97">
        <w:rPr>
          <w:rFonts w:ascii="Montserrat" w:eastAsia="Montserrat" w:hAnsi="Montserrat" w:cs="Montserrat"/>
          <w:lang w:val="en-US"/>
        </w:rPr>
        <w:t xml:space="preserve">and does not anticipate any additional travel at this time. </w:t>
      </w:r>
      <w:r w:rsidR="00D0171F" w:rsidRPr="3EC1EF97">
        <w:rPr>
          <w:rFonts w:ascii="Montserrat" w:eastAsia="Montserrat" w:hAnsi="Montserrat" w:cs="Montserrat"/>
          <w:lang w:val="en-US"/>
        </w:rPr>
        <w:t xml:space="preserve"> </w:t>
      </w:r>
      <w:r w:rsidR="005A1E91" w:rsidRPr="3EC1EF97">
        <w:rPr>
          <w:rFonts w:ascii="Montserrat" w:eastAsia="Montserrat" w:hAnsi="Montserrat" w:cs="Montserrat"/>
          <w:lang w:val="en-US"/>
        </w:rPr>
        <w:t xml:space="preserve">All travel requests must be mutually agreed to by all </w:t>
      </w:r>
      <w:r w:rsidR="00467FC8" w:rsidRPr="3EC1EF97">
        <w:rPr>
          <w:rFonts w:ascii="Montserrat" w:eastAsia="Montserrat" w:hAnsi="Montserrat" w:cs="Montserrat"/>
          <w:lang w:val="en-US"/>
        </w:rPr>
        <w:t>P</w:t>
      </w:r>
      <w:r w:rsidR="005A1E91" w:rsidRPr="3EC1EF97">
        <w:rPr>
          <w:rFonts w:ascii="Montserrat" w:eastAsia="Montserrat" w:hAnsi="Montserrat" w:cs="Montserrat"/>
          <w:lang w:val="en-US"/>
        </w:rPr>
        <w:t>arties. Travel Expenses are not included in the solution pricing and are billed as incurred. Travel arrangements, including flights, hotels, meals, etc. will be booked by Orases to optimize on-site productivity while being cost conscious and staying within the guidelines provided by Duke Energy.</w:t>
      </w:r>
    </w:p>
    <w:p w14:paraId="3AA0E7A0" w14:textId="77777777" w:rsidR="00EF548B" w:rsidRDefault="00EF548B" w:rsidP="00EF548B">
      <w:pPr>
        <w:rPr>
          <w:rFonts w:ascii="Montserrat" w:eastAsia="Montserrat" w:hAnsi="Montserrat" w:cs="Montserrat"/>
        </w:rPr>
      </w:pPr>
    </w:p>
    <w:p w14:paraId="507DB603" w14:textId="5E02AAD9" w:rsidR="00B30BB7" w:rsidRDefault="00B30BB7" w:rsidP="00EF548B">
      <w:pPr>
        <w:rPr>
          <w:rFonts w:ascii="Montserrat" w:eastAsia="Montserrat" w:hAnsi="Montserrat" w:cs="Montserrat"/>
        </w:rPr>
      </w:pPr>
      <w:r w:rsidRPr="00EF548B">
        <w:rPr>
          <w:rFonts w:ascii="Montserrat" w:eastAsia="Montserrat" w:hAnsi="Montserrat" w:cs="Montserrat"/>
        </w:rPr>
        <w:t xml:space="preserve">Both Parties agree to provide the other </w:t>
      </w:r>
      <w:r w:rsidR="00467FC8" w:rsidRPr="00EF548B">
        <w:rPr>
          <w:rFonts w:ascii="Montserrat" w:eastAsia="Montserrat" w:hAnsi="Montserrat" w:cs="Montserrat"/>
        </w:rPr>
        <w:t>P</w:t>
      </w:r>
      <w:r w:rsidRPr="00EF548B">
        <w:rPr>
          <w:rFonts w:ascii="Montserrat" w:eastAsia="Montserrat" w:hAnsi="Montserrat" w:cs="Montserrat"/>
        </w:rPr>
        <w:t xml:space="preserve">arty with reasonable facilities when representatives come to the </w:t>
      </w:r>
      <w:r w:rsidR="00467FC8" w:rsidRPr="00EF548B">
        <w:rPr>
          <w:rFonts w:ascii="Montserrat" w:eastAsia="Montserrat" w:hAnsi="Montserrat" w:cs="Montserrat"/>
        </w:rPr>
        <w:t>P</w:t>
      </w:r>
      <w:r w:rsidRPr="00EF548B">
        <w:rPr>
          <w:rFonts w:ascii="Montserrat" w:eastAsia="Montserrat" w:hAnsi="Montserrat" w:cs="Montserrat"/>
        </w:rPr>
        <w:t>art</w:t>
      </w:r>
      <w:r w:rsidR="00467FC8" w:rsidRPr="00EF548B">
        <w:rPr>
          <w:rFonts w:ascii="Montserrat" w:eastAsia="Montserrat" w:hAnsi="Montserrat" w:cs="Montserrat"/>
        </w:rPr>
        <w:t xml:space="preserve">y’s </w:t>
      </w:r>
      <w:r w:rsidRPr="00EF548B">
        <w:rPr>
          <w:rFonts w:ascii="Montserrat" w:eastAsia="Montserrat" w:hAnsi="Montserrat" w:cs="Montserrat"/>
        </w:rPr>
        <w:t xml:space="preserve">Premises, e.g., desk, office equipment, phone, during face-to-face visits. </w:t>
      </w:r>
    </w:p>
    <w:p w14:paraId="58D860D8" w14:textId="77777777" w:rsidR="00C81D24" w:rsidRDefault="00E423A5">
      <w:pPr>
        <w:spacing w:after="200"/>
      </w:pPr>
      <w:r>
        <w:t>- - - - - - - - - - - - - - - - - - - -</w:t>
      </w:r>
    </w:p>
    <w:p w14:paraId="58D860D9" w14:textId="6F7A077C" w:rsidR="00C81D24" w:rsidRDefault="00E423A5">
      <w:pPr>
        <w:pStyle w:val="Subtitle"/>
      </w:pPr>
      <w:bookmarkStart w:id="190" w:name="_e0dwt6c85cby" w:colFirst="0" w:colLast="0"/>
      <w:bookmarkEnd w:id="190"/>
      <w:r>
        <w:t>0</w:t>
      </w:r>
      <w:r w:rsidR="00CF4E89">
        <w:t>8</w:t>
      </w:r>
      <w:r>
        <w:t xml:space="preserve"> </w:t>
      </w:r>
      <w:r>
        <w:rPr>
          <w:color w:val="C2D500"/>
        </w:rPr>
        <w:t>Term</w:t>
      </w:r>
    </w:p>
    <w:p w14:paraId="511A0B48" w14:textId="4EE76146" w:rsidR="00EF548B" w:rsidRDefault="00E423A5" w:rsidP="00EF548B">
      <w:pPr>
        <w:rPr>
          <w:rFonts w:ascii="Montserrat" w:eastAsia="Montserrat" w:hAnsi="Montserrat" w:cs="Montserrat"/>
        </w:rPr>
      </w:pPr>
      <w:r>
        <w:rPr>
          <w:rFonts w:ascii="Montserrat" w:eastAsia="Montserrat" w:hAnsi="Montserrat" w:cs="Montserrat"/>
        </w:rPr>
        <w:t xml:space="preserve">The term of this SOW shall commence as of the Effective Date and shall continue in effect until December 31, 2027, unless </w:t>
      </w:r>
      <w:r w:rsidR="00111020">
        <w:rPr>
          <w:rFonts w:ascii="Montserrat" w:eastAsia="Montserrat" w:hAnsi="Montserrat" w:cs="Montserrat"/>
        </w:rPr>
        <w:t>earlier terminated or extended in accordance with the provisions of Agreement</w:t>
      </w:r>
      <w:r w:rsidR="00B30BB7">
        <w:rPr>
          <w:rFonts w:ascii="Montserrat" w:eastAsia="Montserrat" w:hAnsi="Montserrat" w:cs="Montserrat"/>
        </w:rPr>
        <w:t xml:space="preserve"> or if </w:t>
      </w:r>
      <w:r>
        <w:rPr>
          <w:rFonts w:ascii="Montserrat" w:eastAsia="Montserrat" w:hAnsi="Montserrat" w:cs="Montserrat"/>
        </w:rPr>
        <w:t xml:space="preserve">extended upon the mutual agreement of the </w:t>
      </w:r>
      <w:r w:rsidR="00B30BB7">
        <w:rPr>
          <w:rFonts w:ascii="Montserrat" w:eastAsia="Montserrat" w:hAnsi="Montserrat" w:cs="Montserrat"/>
        </w:rPr>
        <w:t>P</w:t>
      </w:r>
      <w:r>
        <w:rPr>
          <w:rFonts w:ascii="Montserrat" w:eastAsia="Montserrat" w:hAnsi="Montserrat" w:cs="Montserrat"/>
        </w:rPr>
        <w:t>arties (</w:t>
      </w:r>
      <w:r w:rsidR="00CF4E89" w:rsidRPr="00EF548B">
        <w:rPr>
          <w:rFonts w:ascii="Montserrat" w:eastAsia="Montserrat" w:hAnsi="Montserrat" w:cs="Montserrat"/>
        </w:rPr>
        <w:t xml:space="preserve">by </w:t>
      </w:r>
      <w:r w:rsidR="00B30BB7">
        <w:rPr>
          <w:rFonts w:ascii="Montserrat" w:eastAsia="Montserrat" w:hAnsi="Montserrat" w:cs="Montserrat"/>
        </w:rPr>
        <w:t xml:space="preserve">providing </w:t>
      </w:r>
      <w:r w:rsidR="00CF4E89" w:rsidRPr="00EF548B">
        <w:rPr>
          <w:rFonts w:ascii="Montserrat" w:eastAsia="Montserrat" w:hAnsi="Montserrat" w:cs="Montserrat"/>
        </w:rPr>
        <w:t xml:space="preserve">written notice to </w:t>
      </w:r>
      <w:r w:rsidR="00B30BB7">
        <w:rPr>
          <w:rFonts w:ascii="Montserrat" w:eastAsia="Montserrat" w:hAnsi="Montserrat" w:cs="Montserrat"/>
        </w:rPr>
        <w:t>the other party</w:t>
      </w:r>
      <w:r w:rsidR="00CF4E89" w:rsidRPr="00DD11E3">
        <w:rPr>
          <w:rFonts w:ascii="Montserrat" w:eastAsia="Montserrat" w:hAnsi="Montserrat" w:cs="Montserrat"/>
        </w:rPr>
        <w:t xml:space="preserve"> delivered at least thirty (30) days prior to the then-scheduled expiration date, may extend the initial term of this SOW for up to two (2) additional 1-year terms</w:t>
      </w:r>
      <w:r w:rsidR="00EF548B">
        <w:rPr>
          <w:rFonts w:ascii="Montserrat" w:eastAsia="Montserrat" w:hAnsi="Montserrat" w:cs="Montserrat"/>
        </w:rPr>
        <w:t>.</w:t>
      </w:r>
    </w:p>
    <w:p w14:paraId="2744D838" w14:textId="12D4CCBA" w:rsidR="00E7351D" w:rsidRPr="00EF548B" w:rsidRDefault="00EF548B" w:rsidP="00EF548B">
      <w:pPr>
        <w:spacing w:after="200"/>
      </w:pPr>
      <w:r>
        <w:t>- - - - - - - - - - - - - - - - - - - -</w:t>
      </w:r>
    </w:p>
    <w:p w14:paraId="6886972C" w14:textId="1FE535A9" w:rsidR="00E7351D" w:rsidRDefault="00E7351D" w:rsidP="00E7351D">
      <w:pPr>
        <w:pStyle w:val="Subtitle"/>
        <w:rPr>
          <w:color w:val="C2D500"/>
        </w:rPr>
      </w:pPr>
      <w:r>
        <w:t>0</w:t>
      </w:r>
      <w:r w:rsidR="00CF4E89">
        <w:t>9</w:t>
      </w:r>
      <w:r>
        <w:t xml:space="preserve"> </w:t>
      </w:r>
      <w:r>
        <w:rPr>
          <w:color w:val="C2D500"/>
        </w:rPr>
        <w:t>Termination Assistance</w:t>
      </w:r>
    </w:p>
    <w:p w14:paraId="2689AAEF" w14:textId="085B219A" w:rsidR="00572066" w:rsidRPr="00DD11E3" w:rsidRDefault="00572066" w:rsidP="3EC1EF97">
      <w:pPr>
        <w:pStyle w:val="Default"/>
        <w:spacing w:line="360" w:lineRule="auto"/>
        <w:jc w:val="both"/>
        <w:rPr>
          <w:rFonts w:ascii="Montserrat" w:eastAsia="Montserrat" w:hAnsi="Montserrat" w:cs="Montserrat"/>
          <w:color w:val="6E7C7C"/>
          <w:sz w:val="18"/>
          <w:szCs w:val="18"/>
        </w:rPr>
      </w:pPr>
      <w:commentRangeStart w:id="191"/>
      <w:r w:rsidRPr="3EC1EF97">
        <w:rPr>
          <w:rFonts w:ascii="Montserrat" w:eastAsia="Montserrat" w:hAnsi="Montserrat" w:cs="Montserrat"/>
          <w:color w:val="6E7C7C"/>
          <w:sz w:val="18"/>
          <w:szCs w:val="18"/>
        </w:rPr>
        <w:t xml:space="preserve">Duke Energy may terminate or suspend this SOW in accordance with the provisions set forth in Section 9 of the Agreement. Upon termination of this SOW, and within thirty (30) days of notice, Consultant shall furnish to Duke Energy all information collected from Duke Energy, its subcontractors, partners, customers, trade allies, distributors, etc. Consultant shall follow a mutually agreed upon transition plan and promptly furnish Duke Energy all information collected, recorded and/or retained by Consultant, in electronic format, in the manner reasonably requested by Duke </w:t>
      </w:r>
      <w:r w:rsidRPr="3EC1EF97">
        <w:rPr>
          <w:rFonts w:ascii="Montserrat" w:eastAsia="Montserrat" w:hAnsi="Montserrat" w:cs="Montserrat"/>
          <w:color w:val="6E7C7C"/>
          <w:sz w:val="18"/>
          <w:szCs w:val="18"/>
        </w:rPr>
        <w:lastRenderedPageBreak/>
        <w:t xml:space="preserve">Energy, and return to Duke Energy all Deliverables in Consultant’s possession. </w:t>
      </w:r>
      <w:commentRangeStart w:id="192"/>
      <w:del w:id="193" w:author="Kathryn Murphy" w:date="2026-02-27T13:49:00Z" w16du:dateUtc="2026-02-27T18:49:00Z">
        <w:r w:rsidRPr="3EC1EF97" w:rsidDel="00265875">
          <w:rPr>
            <w:rFonts w:ascii="Montserrat" w:eastAsia="Montserrat" w:hAnsi="Montserrat" w:cs="Montserrat"/>
            <w:color w:val="6E7C7C"/>
            <w:sz w:val="18"/>
            <w:szCs w:val="18"/>
          </w:rPr>
          <w:delText xml:space="preserve">Duke Energy shall have ninety (90) calendar days to determine if all Deliverables are accurate. </w:delText>
        </w:r>
      </w:del>
      <w:commentRangeEnd w:id="192"/>
      <w:r w:rsidR="00265875" w:rsidRPr="00DD11E3">
        <w:rPr>
          <w:rStyle w:val="CommentReference"/>
          <w:rFonts w:ascii="Montserrat" w:eastAsia="Montserrat" w:hAnsi="Montserrat" w:cs="Montserrat"/>
          <w:color w:val="6E7C7C"/>
          <w:sz w:val="18"/>
          <w:szCs w:val="18"/>
        </w:rPr>
        <w:commentReference w:id="192"/>
      </w:r>
    </w:p>
    <w:p w14:paraId="0A6F49AD" w14:textId="77777777"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p>
    <w:p w14:paraId="6A6A23D3" w14:textId="5368D95A"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r w:rsidRPr="00DD11E3">
        <w:rPr>
          <w:rFonts w:ascii="Montserrat" w:eastAsia="Montserrat" w:hAnsi="Montserrat" w:cs="Montserrat"/>
          <w:color w:val="6E7C7C"/>
          <w:sz w:val="18"/>
          <w:szCs w:val="18"/>
          <w:lang w:val="en"/>
        </w:rPr>
        <w:t>Within thirty (30) days of the expiration or earlier termination of the Agreement, or such earlier time as Duke Energy requests, Consultant shall return to Duke Energy or its designee, or at Duke Energy’s request, securely destroy or render unreadable or undecipherable if return is not reasonably feasible or desirable to Duke Energy (which decision shall be based solely on Duke Energy’s written instructions), each and every original and copy in all media of all Confidential Information in Consultant’s possession, custody or control.</w:t>
      </w:r>
      <w:ins w:id="194" w:author="Kathryn Murphy" w:date="2026-02-27T13:59:00Z" w16du:dateUtc="2026-02-27T18:59:00Z">
        <w:r w:rsidR="0011798F">
          <w:rPr>
            <w:rFonts w:ascii="Montserrat" w:eastAsia="Montserrat" w:hAnsi="Montserrat" w:cs="Montserrat"/>
            <w:color w:val="6E7C7C"/>
            <w:sz w:val="18"/>
            <w:szCs w:val="18"/>
            <w:lang w:val="en"/>
          </w:rPr>
          <w:t xml:space="preserve"> Consultant s</w:t>
        </w:r>
      </w:ins>
      <w:ins w:id="195" w:author="Kathryn Murphy" w:date="2026-02-27T14:00:00Z" w16du:dateUtc="2026-02-27T19:00:00Z">
        <w:r w:rsidR="0011798F">
          <w:rPr>
            <w:rFonts w:ascii="Montserrat" w:eastAsia="Montserrat" w:hAnsi="Montserrat" w:cs="Montserrat"/>
            <w:color w:val="6E7C7C"/>
            <w:sz w:val="18"/>
            <w:szCs w:val="18"/>
            <w:lang w:val="en"/>
          </w:rPr>
          <w:t xml:space="preserve">hall not be required to destroy any records necessary for </w:t>
        </w:r>
      </w:ins>
      <w:ins w:id="196" w:author="Kathryn Murphy" w:date="2026-02-27T14:01:00Z" w16du:dateUtc="2026-02-27T19:01:00Z">
        <w:r w:rsidR="0011798F">
          <w:rPr>
            <w:rFonts w:ascii="Montserrat" w:eastAsia="Montserrat" w:hAnsi="Montserrat" w:cs="Montserrat"/>
            <w:color w:val="6E7C7C"/>
            <w:sz w:val="18"/>
            <w:szCs w:val="18"/>
            <w:lang w:val="en"/>
          </w:rPr>
          <w:t>it to e</w:t>
        </w:r>
      </w:ins>
      <w:ins w:id="197" w:author="Kathryn Murphy" w:date="2026-02-27T14:00:00Z" w16du:dateUtc="2026-02-27T19:00:00Z">
        <w:r w:rsidR="0011798F">
          <w:rPr>
            <w:rFonts w:ascii="Montserrat" w:eastAsia="Montserrat" w:hAnsi="Montserrat" w:cs="Montserrat"/>
            <w:color w:val="6E7C7C"/>
            <w:sz w:val="18"/>
            <w:szCs w:val="18"/>
            <w:lang w:val="en"/>
          </w:rPr>
          <w:t>nforce its rights</w:t>
        </w:r>
      </w:ins>
      <w:ins w:id="198" w:author="Kathryn Murphy" w:date="2026-02-27T14:01:00Z" w16du:dateUtc="2026-02-27T19:01:00Z">
        <w:r w:rsidR="0011798F">
          <w:rPr>
            <w:rFonts w:ascii="Montserrat" w:eastAsia="Montserrat" w:hAnsi="Montserrat" w:cs="Montserrat"/>
            <w:color w:val="6E7C7C"/>
            <w:sz w:val="18"/>
            <w:szCs w:val="18"/>
            <w:lang w:val="en"/>
          </w:rPr>
          <w:t xml:space="preserve"> or defend against claims</w:t>
        </w:r>
      </w:ins>
      <w:ins w:id="199" w:author="Kathryn Murphy" w:date="2026-02-27T14:00:00Z" w16du:dateUtc="2026-02-27T19:00:00Z">
        <w:r w:rsidR="0011798F">
          <w:rPr>
            <w:rFonts w:ascii="Montserrat" w:eastAsia="Montserrat" w:hAnsi="Montserrat" w:cs="Montserrat"/>
            <w:color w:val="6E7C7C"/>
            <w:sz w:val="18"/>
            <w:szCs w:val="18"/>
            <w:lang w:val="en"/>
          </w:rPr>
          <w:t xml:space="preserve"> under the Agreement or this SOW.</w:t>
        </w:r>
      </w:ins>
    </w:p>
    <w:p w14:paraId="04ED356A" w14:textId="77777777"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p>
    <w:p w14:paraId="357657DC" w14:textId="71F0B65E" w:rsidR="00E7351D" w:rsidRPr="00EF548B" w:rsidRDefault="00572066" w:rsidP="3EC1EF97">
      <w:pPr>
        <w:pStyle w:val="Default"/>
        <w:spacing w:line="360" w:lineRule="auto"/>
        <w:jc w:val="both"/>
        <w:rPr>
          <w:rFonts w:ascii="Montserrat" w:eastAsia="Montserrat" w:hAnsi="Montserrat" w:cs="Montserrat"/>
          <w:color w:val="6E7C7C"/>
          <w:sz w:val="18"/>
          <w:szCs w:val="18"/>
        </w:rPr>
      </w:pPr>
      <w:r w:rsidRPr="3EC1EF97">
        <w:rPr>
          <w:rFonts w:ascii="Montserrat" w:eastAsia="Montserrat" w:hAnsi="Montserrat" w:cs="Montserrat"/>
          <w:color w:val="6E7C7C"/>
          <w:sz w:val="18"/>
          <w:szCs w:val="18"/>
        </w:rPr>
        <w:t xml:space="preserve">Consultant shall reasonably cooperate with Duke Energy to transition work from Duke Energy’s existing suppliers of the Services, if any, to Consultant. Further, upon request of Duke Energy and at the termination of this SOW, Consultant shall provide reasonable assistance to Duke Energy to transition any Duke Energy owned or retained aspects of the Services or Deliverables to a new supplier. </w:t>
      </w:r>
      <w:commentRangeEnd w:id="191"/>
      <w:r>
        <w:rPr>
          <w:rStyle w:val="CommentReference"/>
          <w:rFonts w:ascii="Montserrat" w:eastAsia="Montserrat" w:hAnsi="Montserrat" w:cs="Montserrat"/>
          <w:color w:val="6E7C7C"/>
          <w:sz w:val="18"/>
          <w:szCs w:val="18"/>
        </w:rPr>
        <w:commentReference w:id="191"/>
      </w:r>
      <w:ins w:id="200" w:author="Kathryn Murphy" w:date="2026-02-27T13:56:00Z" w16du:dateUtc="2026-02-27T18:56:00Z">
        <w:r w:rsidR="00265875">
          <w:rPr>
            <w:rFonts w:ascii="Montserrat" w:eastAsia="Montserrat" w:hAnsi="Montserrat" w:cs="Montserrat"/>
            <w:color w:val="6E7C7C"/>
            <w:sz w:val="18"/>
            <w:szCs w:val="18"/>
          </w:rPr>
          <w:t xml:space="preserve">Any </w:t>
        </w:r>
      </w:ins>
      <w:ins w:id="201" w:author="Kathryn Murphy" w:date="2026-02-27T13:58:00Z" w16du:dateUtc="2026-02-27T18:58:00Z">
        <w:r w:rsidR="00265875">
          <w:rPr>
            <w:rFonts w:ascii="Montserrat" w:eastAsia="Montserrat" w:hAnsi="Montserrat" w:cs="Montserrat"/>
            <w:color w:val="6E7C7C"/>
            <w:sz w:val="18"/>
            <w:szCs w:val="18"/>
          </w:rPr>
          <w:t>related transition C</w:t>
        </w:r>
      </w:ins>
      <w:ins w:id="202" w:author="Kathryn Murphy" w:date="2026-02-27T13:56:00Z" w16du:dateUtc="2026-02-27T18:56:00Z">
        <w:r w:rsidR="00265875">
          <w:rPr>
            <w:rFonts w:ascii="Montserrat" w:eastAsia="Montserrat" w:hAnsi="Montserrat" w:cs="Montserrat"/>
            <w:color w:val="6E7C7C"/>
            <w:sz w:val="18"/>
            <w:szCs w:val="18"/>
          </w:rPr>
          <w:t>osts incurred by</w:t>
        </w:r>
      </w:ins>
      <w:ins w:id="203" w:author="Kathryn Murphy" w:date="2026-02-27T13:57:00Z" w16du:dateUtc="2026-02-27T18:57:00Z">
        <w:r w:rsidR="00265875">
          <w:rPr>
            <w:rFonts w:ascii="Montserrat" w:eastAsia="Montserrat" w:hAnsi="Montserrat" w:cs="Montserrat"/>
            <w:color w:val="6E7C7C"/>
            <w:sz w:val="18"/>
            <w:szCs w:val="18"/>
          </w:rPr>
          <w:t xml:space="preserve"> </w:t>
        </w:r>
      </w:ins>
      <w:ins w:id="204" w:author="Kathryn Murphy" w:date="2026-02-27T13:59:00Z" w16du:dateUtc="2026-02-27T18:59:00Z">
        <w:r w:rsidR="00265875">
          <w:rPr>
            <w:rFonts w:ascii="Montserrat" w:eastAsia="Montserrat" w:hAnsi="Montserrat" w:cs="Montserrat"/>
            <w:color w:val="6E7C7C"/>
            <w:sz w:val="18"/>
            <w:szCs w:val="18"/>
          </w:rPr>
          <w:t xml:space="preserve">the </w:t>
        </w:r>
      </w:ins>
      <w:ins w:id="205" w:author="Kathryn Murphy" w:date="2026-02-27T13:57:00Z" w16du:dateUtc="2026-02-27T18:57:00Z">
        <w:r w:rsidR="00265875">
          <w:rPr>
            <w:rFonts w:ascii="Montserrat" w:eastAsia="Montserrat" w:hAnsi="Montserrat" w:cs="Montserrat"/>
            <w:color w:val="6E7C7C"/>
            <w:sz w:val="18"/>
            <w:szCs w:val="18"/>
          </w:rPr>
          <w:t>Consultant would</w:t>
        </w:r>
      </w:ins>
      <w:ins w:id="206" w:author="Kathryn Murphy" w:date="2026-02-27T13:58:00Z" w16du:dateUtc="2026-02-27T18:58:00Z">
        <w:r w:rsidR="00265875">
          <w:rPr>
            <w:rFonts w:ascii="Montserrat" w:eastAsia="Montserrat" w:hAnsi="Montserrat" w:cs="Montserrat"/>
            <w:color w:val="6E7C7C"/>
            <w:sz w:val="18"/>
            <w:szCs w:val="18"/>
          </w:rPr>
          <w:t xml:space="preserve"> be</w:t>
        </w:r>
      </w:ins>
      <w:ins w:id="207" w:author="Kathryn Murphy" w:date="2026-02-27T13:59:00Z" w16du:dateUtc="2026-02-27T18:59:00Z">
        <w:r w:rsidR="00265875">
          <w:rPr>
            <w:rFonts w:ascii="Montserrat" w:eastAsia="Montserrat" w:hAnsi="Montserrat" w:cs="Montserrat"/>
            <w:color w:val="6E7C7C"/>
            <w:sz w:val="18"/>
            <w:szCs w:val="18"/>
          </w:rPr>
          <w:t xml:space="preserve"> pre-approved and</w:t>
        </w:r>
      </w:ins>
      <w:ins w:id="208" w:author="Kathryn Murphy" w:date="2026-02-27T13:58:00Z" w16du:dateUtc="2026-02-27T18:58:00Z">
        <w:r w:rsidR="00265875">
          <w:rPr>
            <w:rFonts w:ascii="Montserrat" w:eastAsia="Montserrat" w:hAnsi="Montserrat" w:cs="Montserrat"/>
            <w:color w:val="6E7C7C"/>
            <w:sz w:val="18"/>
            <w:szCs w:val="18"/>
          </w:rPr>
          <w:t xml:space="preserve"> payable</w:t>
        </w:r>
      </w:ins>
      <w:ins w:id="209" w:author="Kathryn Murphy" w:date="2026-02-27T13:57:00Z" w16du:dateUtc="2026-02-27T18:57:00Z">
        <w:r w:rsidR="00265875">
          <w:rPr>
            <w:rFonts w:ascii="Montserrat" w:eastAsia="Montserrat" w:hAnsi="Montserrat" w:cs="Montserrat"/>
            <w:color w:val="6E7C7C"/>
            <w:sz w:val="18"/>
            <w:szCs w:val="18"/>
          </w:rPr>
          <w:t xml:space="preserve"> </w:t>
        </w:r>
      </w:ins>
      <w:ins w:id="210" w:author="Kathryn Murphy" w:date="2026-02-27T13:59:00Z" w16du:dateUtc="2026-02-27T18:59:00Z">
        <w:r w:rsidR="00265875">
          <w:rPr>
            <w:rFonts w:ascii="Montserrat" w:eastAsia="Montserrat" w:hAnsi="Montserrat" w:cs="Montserrat"/>
            <w:color w:val="6E7C7C"/>
            <w:sz w:val="18"/>
            <w:szCs w:val="18"/>
          </w:rPr>
          <w:t xml:space="preserve">by </w:t>
        </w:r>
      </w:ins>
      <w:ins w:id="211" w:author="Kathryn Murphy" w:date="2026-02-27T13:57:00Z" w16du:dateUtc="2026-02-27T18:57:00Z">
        <w:r w:rsidR="00265875">
          <w:rPr>
            <w:rFonts w:ascii="Montserrat" w:eastAsia="Montserrat" w:hAnsi="Montserrat" w:cs="Montserrat"/>
            <w:color w:val="6E7C7C"/>
            <w:sz w:val="18"/>
            <w:szCs w:val="18"/>
          </w:rPr>
          <w:t xml:space="preserve">Duke Energy </w:t>
        </w:r>
      </w:ins>
      <w:ins w:id="212" w:author="Kathryn Murphy" w:date="2026-02-27T13:59:00Z" w16du:dateUtc="2026-02-27T18:59:00Z">
        <w:r w:rsidR="00265875">
          <w:rPr>
            <w:rFonts w:ascii="Montserrat" w:eastAsia="Montserrat" w:hAnsi="Montserrat" w:cs="Montserrat"/>
            <w:color w:val="6E7C7C"/>
            <w:sz w:val="18"/>
            <w:szCs w:val="18"/>
          </w:rPr>
          <w:t>at</w:t>
        </w:r>
      </w:ins>
      <w:ins w:id="213" w:author="Kathryn Murphy" w:date="2026-02-27T13:57:00Z" w16du:dateUtc="2026-02-27T18:57:00Z">
        <w:r w:rsidR="00265875">
          <w:rPr>
            <w:rFonts w:ascii="Montserrat" w:eastAsia="Montserrat" w:hAnsi="Montserrat" w:cs="Montserrat"/>
            <w:color w:val="6E7C7C"/>
            <w:sz w:val="18"/>
            <w:szCs w:val="18"/>
          </w:rPr>
          <w:t xml:space="preserve"> the Rate Structure set forth in Section 5 (Payment Schedule and Costs)</w:t>
        </w:r>
      </w:ins>
      <w:ins w:id="214" w:author="Kathryn Murphy" w:date="2026-02-27T13:58:00Z" w16du:dateUtc="2026-02-27T18:58:00Z">
        <w:r w:rsidR="00265875">
          <w:rPr>
            <w:rFonts w:ascii="Montserrat" w:eastAsia="Montserrat" w:hAnsi="Montserrat" w:cs="Montserrat"/>
            <w:color w:val="6E7C7C"/>
            <w:sz w:val="18"/>
            <w:szCs w:val="18"/>
          </w:rPr>
          <w:t>.</w:t>
        </w:r>
      </w:ins>
    </w:p>
    <w:p w14:paraId="58D860DB" w14:textId="77777777" w:rsidR="00C81D24" w:rsidRDefault="00E423A5">
      <w:pPr>
        <w:spacing w:after="200"/>
      </w:pPr>
      <w:r>
        <w:t>- - - - - - - - - - - - - - - - - - - -</w:t>
      </w:r>
    </w:p>
    <w:p w14:paraId="58D860DC" w14:textId="2F4269F2" w:rsidR="00C81D24" w:rsidRDefault="00CF4E89">
      <w:pPr>
        <w:pStyle w:val="Subtitle"/>
      </w:pPr>
      <w:bookmarkStart w:id="215" w:name="_cfhjnu1p220" w:colFirst="0" w:colLast="0"/>
      <w:bookmarkEnd w:id="215"/>
      <w:r>
        <w:t>10</w:t>
      </w:r>
      <w:r w:rsidR="00E423A5">
        <w:t xml:space="preserve"> </w:t>
      </w:r>
      <w:r w:rsidR="00E423A5">
        <w:rPr>
          <w:color w:val="C2D500"/>
        </w:rPr>
        <w:t>Communications and Notices</w:t>
      </w:r>
    </w:p>
    <w:p w14:paraId="58D860DD" w14:textId="7EB5D453" w:rsidR="00C81D24" w:rsidRDefault="00E423A5">
      <w:pPr>
        <w:rPr>
          <w:rFonts w:ascii="Montserrat" w:eastAsia="Montserrat" w:hAnsi="Montserrat" w:cs="Montserrat"/>
        </w:rPr>
      </w:pPr>
      <w:r>
        <w:rPr>
          <w:rFonts w:ascii="Montserrat" w:eastAsia="Montserrat" w:hAnsi="Montserrat" w:cs="Montserrat"/>
        </w:rPr>
        <w:t xml:space="preserve">The contact information for CLIENT’S </w:t>
      </w:r>
      <w:r w:rsidR="00EF548B">
        <w:rPr>
          <w:rFonts w:ascii="Montserrat" w:eastAsia="Montserrat" w:hAnsi="Montserrat" w:cs="Montserrat"/>
        </w:rPr>
        <w:t xml:space="preserve">PRODUCT OWNER </w:t>
      </w:r>
      <w:r>
        <w:rPr>
          <w:rFonts w:ascii="Montserrat" w:eastAsia="Montserrat" w:hAnsi="Montserrat" w:cs="Montserrat"/>
        </w:rPr>
        <w:t xml:space="preserve">for purposes of this SOW is as follows: </w:t>
      </w:r>
    </w:p>
    <w:p w14:paraId="58D860DE" w14:textId="77777777" w:rsidR="00C81D24" w:rsidRDefault="00E423A5">
      <w:pPr>
        <w:pBdr>
          <w:top w:val="nil"/>
          <w:left w:val="nil"/>
          <w:bottom w:val="nil"/>
          <w:right w:val="nil"/>
          <w:between w:val="nil"/>
        </w:pBdr>
        <w:jc w:val="center"/>
        <w:rPr>
          <w:rFonts w:ascii="Montserrat" w:eastAsia="Montserrat" w:hAnsi="Montserrat" w:cs="Montserrat"/>
        </w:rPr>
      </w:pPr>
      <w:commentRangeStart w:id="216"/>
      <w:r>
        <w:rPr>
          <w:rFonts w:ascii="Montserrat" w:eastAsia="Montserrat" w:hAnsi="Montserrat" w:cs="Montserrat"/>
        </w:rPr>
        <w:t>Name</w:t>
      </w:r>
    </w:p>
    <w:p w14:paraId="58D860DF"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Address</w:t>
      </w:r>
    </w:p>
    <w:p w14:paraId="58D860E0"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Phone</w:t>
      </w:r>
    </w:p>
    <w:p w14:paraId="58D860E1"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Email</w:t>
      </w:r>
      <w:commentRangeEnd w:id="216"/>
      <w:r w:rsidR="00ED5C78">
        <w:rPr>
          <w:rStyle w:val="CommentReference"/>
          <w:rFonts w:ascii="Montserrat" w:eastAsia="Montserrat" w:hAnsi="Montserrat" w:cs="Montserrat"/>
          <w:sz w:val="18"/>
          <w:szCs w:val="18"/>
        </w:rPr>
        <w:commentReference w:id="216"/>
      </w:r>
    </w:p>
    <w:p w14:paraId="5208C499" w14:textId="0CEF5B65" w:rsidR="00B14FB5" w:rsidRDefault="00E423A5" w:rsidP="3EC1EF97">
      <w:pPr>
        <w:rPr>
          <w:rFonts w:ascii="Montserrat" w:eastAsia="Montserrat" w:hAnsi="Montserrat" w:cs="Montserrat"/>
          <w:b/>
          <w:bCs/>
          <w:lang w:val="en-US"/>
        </w:rPr>
      </w:pPr>
      <w:r w:rsidRPr="3EC1EF97">
        <w:rPr>
          <w:rFonts w:ascii="Montserrat" w:eastAsia="Montserrat" w:hAnsi="Montserrat" w:cs="Montserrat"/>
          <w:lang w:val="en-US"/>
        </w:rPr>
        <w:t xml:space="preserve">Such representative has complete authority to make decisions on behalf of CLIENT with respect to this SOW including, without limitation, the approval of any element of the Deliverables and all issues regarding any Response Plans or Change Orders.  </w:t>
      </w:r>
      <w:r w:rsidRPr="3EC1EF97">
        <w:rPr>
          <w:rFonts w:ascii="Montserrat" w:eastAsia="Montserrat" w:hAnsi="Montserrat" w:cs="Montserrat"/>
          <w:b/>
          <w:bCs/>
          <w:lang w:val="en-US"/>
        </w:rPr>
        <w:t>ANY TELEPHONE OR VIDEO CALLS BETWEEN CLIENT AND ORASES REGARDING THE SERVICES MAY BE RECORDED AND USED FOR QUALITY ASSURANCE AND TRAINING PURPOSES BY ORASES.   CLIENT MUST NOTIFY ORASES IF IT OBJECTS TO ANY SUCH RECORDINGS.</w:t>
      </w:r>
    </w:p>
    <w:p w14:paraId="1F30D247" w14:textId="77777777" w:rsidR="00ED5C78" w:rsidRDefault="00E423A5" w:rsidP="3EC1EF97">
      <w:pPr>
        <w:rPr>
          <w:ins w:id="217" w:author="Kathryn Murphy" w:date="2026-02-27T15:00:00Z" w16du:dateUtc="2026-02-27T20:00:00Z"/>
          <w:rFonts w:ascii="Montserrat" w:eastAsia="Montserrat" w:hAnsi="Montserrat" w:cs="Montserrat"/>
          <w:lang w:val="en-US"/>
        </w:rPr>
      </w:pPr>
      <w:r>
        <w:br/>
      </w:r>
      <w:r w:rsidRPr="3EC1EF97">
        <w:rPr>
          <w:rFonts w:ascii="Montserrat" w:eastAsia="Montserrat" w:hAnsi="Montserrat" w:cs="Montserrat"/>
          <w:lang w:val="en-US"/>
        </w:rPr>
        <w:t>The Principal Representatives for both Parties, in accordance with Section 22 Notices in the Agreement, are as follows:</w:t>
      </w:r>
    </w:p>
    <w:p w14:paraId="3542DB69" w14:textId="77777777" w:rsidR="00ED5C78" w:rsidRDefault="00ED5C78" w:rsidP="3EC1EF97">
      <w:pPr>
        <w:rPr>
          <w:ins w:id="218" w:author="Kathryn Murphy" w:date="2026-02-27T15:00:00Z" w16du:dateUtc="2026-02-27T20:00:00Z"/>
          <w:rFonts w:ascii="Montserrat" w:eastAsia="Montserrat" w:hAnsi="Montserrat" w:cs="Montserrat"/>
          <w:lang w:val="en-US"/>
        </w:rPr>
      </w:pPr>
    </w:p>
    <w:p w14:paraId="58D860E3" w14:textId="65958CAE" w:rsidR="00C81D24" w:rsidRDefault="00E423A5" w:rsidP="3EC1EF97">
      <w:pPr>
        <w:rPr>
          <w:rFonts w:ascii="Montserrat" w:eastAsia="Montserrat" w:hAnsi="Montserrat" w:cs="Montserrat"/>
          <w:b/>
          <w:bCs/>
          <w:lang w:val="en-US"/>
        </w:rPr>
        <w:sectPr w:rsidR="00C81D24">
          <w:headerReference w:type="even" r:id="rId15"/>
          <w:headerReference w:type="default" r:id="rId16"/>
          <w:footerReference w:type="default" r:id="rId17"/>
          <w:headerReference w:type="first" r:id="rId18"/>
          <w:pgSz w:w="12240" w:h="15840"/>
          <w:pgMar w:top="1440" w:right="720" w:bottom="1440" w:left="720" w:header="0" w:footer="431" w:gutter="0"/>
          <w:pgNumType w:start="1"/>
          <w:cols w:space="720"/>
        </w:sectPr>
      </w:pPr>
      <w:r>
        <w:br/>
      </w:r>
    </w:p>
    <w:p w14:paraId="58D860E4" w14:textId="77777777" w:rsidR="00C81D24" w:rsidRDefault="00E423A5">
      <w:pPr>
        <w:rPr>
          <w:rFonts w:ascii="Montserrat" w:eastAsia="Montserrat" w:hAnsi="Montserrat" w:cs="Montserrat"/>
          <w:b/>
          <w:bCs/>
        </w:rPr>
      </w:pPr>
      <w:r>
        <w:rPr>
          <w:rFonts w:ascii="Montserrat" w:eastAsia="Montserrat" w:hAnsi="Montserrat" w:cs="Montserrat"/>
          <w:b/>
          <w:bCs/>
        </w:rPr>
        <w:lastRenderedPageBreak/>
        <w:t>ORASES</w:t>
      </w:r>
    </w:p>
    <w:p w14:paraId="58D860E5" w14:textId="77777777" w:rsidR="00C81D24" w:rsidRDefault="76F3B85A" w:rsidP="63FCF539">
      <w:pPr>
        <w:rPr>
          <w:rFonts w:ascii="Montserrat" w:eastAsia="Montserrat" w:hAnsi="Montserrat" w:cs="Montserrat"/>
          <w:lang w:val="en-US"/>
        </w:rPr>
      </w:pPr>
      <w:r w:rsidRPr="63FCF539">
        <w:rPr>
          <w:rFonts w:ascii="Montserrat" w:eastAsia="Montserrat" w:hAnsi="Montserrat" w:cs="Montserrat"/>
          <w:lang w:val="en-US"/>
        </w:rPr>
        <w:t>Amy Damoulakis</w:t>
      </w:r>
    </w:p>
    <w:p w14:paraId="58D860E6" w14:textId="77777777" w:rsidR="00C81D24" w:rsidRDefault="00E423A5">
      <w:pPr>
        <w:rPr>
          <w:rFonts w:ascii="Montserrat" w:eastAsia="Montserrat" w:hAnsi="Montserrat" w:cs="Montserrat"/>
        </w:rPr>
      </w:pPr>
      <w:r>
        <w:rPr>
          <w:rFonts w:ascii="Montserrat" w:eastAsia="Montserrat" w:hAnsi="Montserrat" w:cs="Montserrat"/>
        </w:rPr>
        <w:t>5728 Industry Lane, Frederick MD, 21702</w:t>
      </w:r>
    </w:p>
    <w:p w14:paraId="58D860E7" w14:textId="77777777" w:rsidR="00C81D24" w:rsidRDefault="00E423A5">
      <w:pPr>
        <w:rPr>
          <w:rFonts w:ascii="Montserrat" w:eastAsia="Montserrat" w:hAnsi="Montserrat" w:cs="Montserrat"/>
        </w:rPr>
      </w:pPr>
      <w:r>
        <w:rPr>
          <w:rFonts w:ascii="Montserrat" w:eastAsia="Montserrat" w:hAnsi="Montserrat" w:cs="Montserrat"/>
        </w:rPr>
        <w:t>240-409-6152</w:t>
      </w:r>
    </w:p>
    <w:p w14:paraId="58D860E8" w14:textId="77777777" w:rsidR="00C81D24" w:rsidRDefault="00C81D24">
      <w:pPr>
        <w:rPr>
          <w:rFonts w:ascii="Montserrat" w:eastAsia="Montserrat" w:hAnsi="Montserrat" w:cs="Montserrat"/>
        </w:rPr>
      </w:pPr>
      <w:hyperlink r:id="rId19">
        <w:r>
          <w:rPr>
            <w:rFonts w:ascii="Montserrat" w:eastAsia="Montserrat" w:hAnsi="Montserrat" w:cs="Montserrat"/>
            <w:color w:val="1155CC"/>
            <w:u w:val="single"/>
          </w:rPr>
          <w:t>amy@orases.com</w:t>
        </w:r>
      </w:hyperlink>
      <w:r>
        <w:rPr>
          <w:rFonts w:ascii="Montserrat" w:eastAsia="Montserrat" w:hAnsi="Montserrat" w:cs="Montserrat"/>
        </w:rPr>
        <w:t xml:space="preserve"> </w:t>
      </w:r>
    </w:p>
    <w:p w14:paraId="58D860E9" w14:textId="77777777" w:rsidR="00C81D24" w:rsidRDefault="00C81D24">
      <w:pPr>
        <w:rPr>
          <w:rFonts w:ascii="Montserrat" w:eastAsia="Montserrat" w:hAnsi="Montserrat" w:cs="Montserrat"/>
        </w:rPr>
      </w:pPr>
    </w:p>
    <w:p w14:paraId="58D860EA" w14:textId="77777777" w:rsidR="00C81D24" w:rsidRDefault="00E423A5">
      <w:pPr>
        <w:rPr>
          <w:rFonts w:ascii="Montserrat" w:eastAsia="Montserrat" w:hAnsi="Montserrat" w:cs="Montserrat"/>
          <w:b/>
          <w:bCs/>
        </w:rPr>
      </w:pPr>
      <w:commentRangeStart w:id="222"/>
      <w:r>
        <w:rPr>
          <w:rFonts w:ascii="Montserrat" w:eastAsia="Montserrat" w:hAnsi="Montserrat" w:cs="Montserrat"/>
          <w:b/>
          <w:bCs/>
        </w:rPr>
        <w:t>CLIENT</w:t>
      </w:r>
    </w:p>
    <w:p w14:paraId="58D860EB" w14:textId="77777777" w:rsidR="00C81D24" w:rsidRDefault="00E423A5">
      <w:pPr>
        <w:rPr>
          <w:rFonts w:ascii="Montserrat" w:eastAsia="Montserrat" w:hAnsi="Montserrat" w:cs="Montserrat"/>
        </w:rPr>
      </w:pPr>
      <w:r>
        <w:rPr>
          <w:rFonts w:ascii="Montserrat" w:eastAsia="Montserrat" w:hAnsi="Montserrat" w:cs="Montserrat"/>
        </w:rPr>
        <w:t>Name</w:t>
      </w:r>
    </w:p>
    <w:p w14:paraId="58D860EC" w14:textId="77777777" w:rsidR="00C81D24" w:rsidRDefault="00E423A5">
      <w:pPr>
        <w:rPr>
          <w:rFonts w:ascii="Montserrat" w:eastAsia="Montserrat" w:hAnsi="Montserrat" w:cs="Montserrat"/>
        </w:rPr>
      </w:pPr>
      <w:r>
        <w:rPr>
          <w:rFonts w:ascii="Montserrat" w:eastAsia="Montserrat" w:hAnsi="Montserrat" w:cs="Montserrat"/>
        </w:rPr>
        <w:t>Address</w:t>
      </w:r>
    </w:p>
    <w:p w14:paraId="58D860ED" w14:textId="77777777" w:rsidR="00C81D24" w:rsidRDefault="00E423A5">
      <w:pPr>
        <w:rPr>
          <w:rFonts w:ascii="Montserrat" w:eastAsia="Montserrat" w:hAnsi="Montserrat" w:cs="Montserrat"/>
        </w:rPr>
      </w:pPr>
      <w:r>
        <w:rPr>
          <w:rFonts w:ascii="Montserrat" w:eastAsia="Montserrat" w:hAnsi="Montserrat" w:cs="Montserrat"/>
        </w:rPr>
        <w:t>Phone</w:t>
      </w:r>
    </w:p>
    <w:p w14:paraId="58D860EE" w14:textId="77777777" w:rsidR="00C81D24" w:rsidRDefault="00E423A5">
      <w:pPr>
        <w:rPr>
          <w:rFonts w:ascii="Montserrat" w:eastAsia="Montserrat" w:hAnsi="Montserrat" w:cs="Montserrat"/>
        </w:rPr>
      </w:pPr>
      <w:r>
        <w:rPr>
          <w:rFonts w:ascii="Montserrat" w:eastAsia="Montserrat" w:hAnsi="Montserrat" w:cs="Montserrat"/>
        </w:rPr>
        <w:t>Email</w:t>
      </w:r>
      <w:commentRangeEnd w:id="222"/>
      <w:r w:rsidR="00ED5C78">
        <w:rPr>
          <w:rStyle w:val="CommentReference"/>
          <w:rFonts w:ascii="Montserrat" w:eastAsia="Montserrat" w:hAnsi="Montserrat" w:cs="Montserrat"/>
          <w:sz w:val="18"/>
          <w:szCs w:val="18"/>
        </w:rPr>
        <w:commentReference w:id="222"/>
      </w:r>
    </w:p>
    <w:p w14:paraId="58D860EF" w14:textId="77777777" w:rsidR="00C81D24" w:rsidRDefault="00C81D24">
      <w:pPr>
        <w:rPr>
          <w:rFonts w:ascii="Montserrat" w:eastAsia="Montserrat" w:hAnsi="Montserrat" w:cs="Montserrat"/>
        </w:rPr>
        <w:sectPr w:rsidR="00C81D24">
          <w:type w:val="continuous"/>
          <w:pgSz w:w="12240" w:h="15840"/>
          <w:pgMar w:top="1440" w:right="720" w:bottom="1440" w:left="720" w:header="0" w:footer="431" w:gutter="0"/>
          <w:cols w:num="2" w:space="720" w:equalWidth="0">
            <w:col w:w="5040" w:space="720"/>
            <w:col w:w="5040"/>
          </w:cols>
        </w:sectPr>
      </w:pPr>
    </w:p>
    <w:p w14:paraId="58D860F0" w14:textId="77777777" w:rsidR="00C81D24" w:rsidRDefault="00E423A5">
      <w:pPr>
        <w:rPr>
          <w:rFonts w:ascii="Montserrat" w:eastAsia="Montserrat" w:hAnsi="Montserrat" w:cs="Montserrat"/>
        </w:rPr>
      </w:pPr>
      <w:r>
        <w:t>- - - - - - - - - - - - - - - - - - - -</w:t>
      </w:r>
    </w:p>
    <w:p w14:paraId="58D860F8" w14:textId="77777777" w:rsidR="00C81D24" w:rsidRDefault="00C81D24" w:rsidP="00DD11E3">
      <w:pPr>
        <w:ind w:left="0"/>
        <w:rPr>
          <w:rFonts w:ascii="Montserrat" w:eastAsia="Montserrat" w:hAnsi="Montserrat" w:cs="Montserrat"/>
        </w:rPr>
      </w:pPr>
    </w:p>
    <w:p w14:paraId="4E249460" w14:textId="77777777" w:rsidR="00EF548B" w:rsidRDefault="00E423A5" w:rsidP="3EC1EF97">
      <w:pPr>
        <w:rPr>
          <w:rFonts w:ascii="Montserrat" w:eastAsia="Montserrat" w:hAnsi="Montserrat" w:cs="Montserrat"/>
          <w:lang w:val="en-US"/>
        </w:rPr>
      </w:pPr>
      <w:r w:rsidRPr="3EC1EF97">
        <w:rPr>
          <w:rFonts w:ascii="Montserrat" w:eastAsia="Montserrat" w:hAnsi="Montserrat" w:cs="Montserrat"/>
          <w:lang w:val="en-US"/>
        </w:rPr>
        <w:t>Once received and signed by both parties, this SOW shall constitute a binding contractual agreement between Orases and CLIENT</w:t>
      </w:r>
      <w:r w:rsidR="00EF548B" w:rsidRPr="3EC1EF97">
        <w:rPr>
          <w:rFonts w:ascii="Montserrat" w:eastAsia="Montserrat" w:hAnsi="Montserrat" w:cs="Montserrat"/>
          <w:lang w:val="en-US"/>
        </w:rPr>
        <w:t xml:space="preserve">. </w:t>
      </w:r>
      <w:r w:rsidR="00B15F2B" w:rsidRPr="3EC1EF97">
        <w:rPr>
          <w:rFonts w:ascii="Montserrat" w:eastAsia="Montserrat" w:hAnsi="Montserrat" w:cs="Montserrat"/>
          <w:lang w:val="en-US"/>
        </w:rPr>
        <w:t>THE PARTIES ACKNOWLEDGE THAT THEY HAVE READ THE STATEMENT OF WORK, UNDERSTAND IT, AND AGREE TO BE BOUND BY ITS TERMS AND CONDITIONS. FURTHER, THE PARTIES AGREE THAT THE COMPLETE AND EXCLUSIVE STATEMENT OF THE AGREEMENT BETWEEN THE PARTIES RELATING TO THIS SUBJECT SHALL CONSIST OF 1) THIS STATEMENT OF WORK, 2) ITS SCHEDULES, AND 3) THE AGREEMENT (INCLUDING THE EXHIBITS THERETO), INCLUDING THOSE AMENDMENTS MADE EFFECTIVE BY THE PARTIES IN THE FUTURE. THIS STATEMENT OF WORK BETWEEN THE PARTIES SUPERSEDES ALL PROPOSALS OR OTHER PRIOR AGREEMENTS, ORAL OR WRITTEN, AND ALL OTHER COMMUNICATIONS BETWEEN THE PARTIES RELATING TO THE SUBJECT DESCRIBED HEREIN.</w:t>
      </w:r>
    </w:p>
    <w:p w14:paraId="58D860F9" w14:textId="53D93073" w:rsidR="00C81D24" w:rsidRDefault="00E423A5" w:rsidP="00EF548B">
      <w:pPr>
        <w:rPr>
          <w:rFonts w:ascii="Montserrat" w:eastAsia="Montserrat" w:hAnsi="Montserrat" w:cs="Montserrat"/>
        </w:rPr>
        <w:sectPr w:rsidR="00C81D24">
          <w:type w:val="continuous"/>
          <w:pgSz w:w="12240" w:h="15840"/>
          <w:pgMar w:top="1440" w:right="720" w:bottom="1440" w:left="720" w:header="0" w:footer="431" w:gutter="0"/>
          <w:cols w:space="720"/>
        </w:sectPr>
      </w:pPr>
      <w:r>
        <w:rPr>
          <w:rFonts w:ascii="Montserrat" w:eastAsia="Montserrat" w:hAnsi="Montserrat" w:cs="Montserrat"/>
        </w:rPr>
        <w:br/>
      </w:r>
    </w:p>
    <w:p w14:paraId="58D860FA" w14:textId="77777777" w:rsidR="00C81D24" w:rsidRDefault="00E423A5">
      <w:pPr>
        <w:spacing w:after="200"/>
      </w:pPr>
      <w:r w:rsidRPr="3EC1EF97">
        <w:rPr>
          <w:rFonts w:ascii="Montserrat" w:eastAsia="Montserrat" w:hAnsi="Montserrat" w:cs="Montserrat"/>
          <w:b/>
          <w:bCs/>
          <w:sz w:val="24"/>
          <w:szCs w:val="24"/>
          <w:lang w:val="en-US"/>
        </w:rPr>
        <w:t>Orases Consulting Corporation</w:t>
      </w:r>
    </w:p>
    <w:p w14:paraId="58D860FB" w14:textId="77777777" w:rsidR="00C81D24" w:rsidRDefault="00E423A5">
      <w:pPr>
        <w:spacing w:after="200"/>
        <w:rPr>
          <w:rFonts w:ascii="Montserrat" w:eastAsia="Montserrat" w:hAnsi="Montserrat" w:cs="Montserrat"/>
        </w:rPr>
      </w:pPr>
      <w:r>
        <w:rPr>
          <w:rFonts w:ascii="Montserrat" w:eastAsia="Montserrat" w:hAnsi="Montserrat" w:cs="Montserrat"/>
        </w:rPr>
        <w:t>Signature: _______________________________________</w:t>
      </w:r>
    </w:p>
    <w:p w14:paraId="58D860FC" w14:textId="77777777" w:rsidR="00C81D24" w:rsidRDefault="00E423A5">
      <w:pPr>
        <w:spacing w:after="200"/>
        <w:rPr>
          <w:rFonts w:ascii="Montserrat" w:eastAsia="Montserrat" w:hAnsi="Montserrat" w:cs="Montserrat"/>
        </w:rPr>
      </w:pPr>
      <w:r>
        <w:rPr>
          <w:rFonts w:ascii="Montserrat" w:eastAsia="Montserrat" w:hAnsi="Montserrat" w:cs="Montserrat"/>
        </w:rPr>
        <w:t>Printed Name: __________________________________</w:t>
      </w:r>
    </w:p>
    <w:p w14:paraId="58D860FD" w14:textId="77777777" w:rsidR="00C81D24" w:rsidRDefault="00E423A5">
      <w:pPr>
        <w:spacing w:after="200"/>
        <w:rPr>
          <w:rFonts w:ascii="Montserrat" w:eastAsia="Montserrat" w:hAnsi="Montserrat" w:cs="Montserrat"/>
        </w:rPr>
      </w:pPr>
      <w:r>
        <w:rPr>
          <w:rFonts w:ascii="Montserrat" w:eastAsia="Montserrat" w:hAnsi="Montserrat" w:cs="Montserrat"/>
        </w:rPr>
        <w:t xml:space="preserve">Title: ______________________________      </w:t>
      </w:r>
    </w:p>
    <w:p w14:paraId="58D860FE" w14:textId="77777777" w:rsidR="00C81D24" w:rsidRDefault="00E423A5">
      <w:pPr>
        <w:spacing w:after="200"/>
        <w:rPr>
          <w:rFonts w:ascii="Montserrat" w:eastAsia="Montserrat" w:hAnsi="Montserrat" w:cs="Montserrat"/>
        </w:rPr>
      </w:pPr>
      <w:r>
        <w:rPr>
          <w:rFonts w:ascii="Montserrat" w:eastAsia="Montserrat" w:hAnsi="Montserrat" w:cs="Montserrat"/>
        </w:rPr>
        <w:t>Date: __________________</w:t>
      </w:r>
    </w:p>
    <w:p w14:paraId="58D860FF" w14:textId="77777777" w:rsidR="00C81D24" w:rsidRDefault="00E423A5">
      <w:pPr>
        <w:spacing w:after="200"/>
        <w:rPr>
          <w:rFonts w:ascii="Montserrat" w:eastAsia="Montserrat" w:hAnsi="Montserrat" w:cs="Montserrat"/>
          <w:b/>
          <w:bCs/>
          <w:sz w:val="24"/>
          <w:szCs w:val="24"/>
        </w:rPr>
      </w:pPr>
      <w:r>
        <w:rPr>
          <w:rFonts w:ascii="Montserrat" w:eastAsia="Montserrat" w:hAnsi="Montserrat" w:cs="Montserrat"/>
          <w:b/>
          <w:bCs/>
          <w:sz w:val="24"/>
          <w:szCs w:val="24"/>
        </w:rPr>
        <w:t>Duke Energy Business Services, LLC</w:t>
      </w:r>
    </w:p>
    <w:p w14:paraId="58D86100" w14:textId="77777777" w:rsidR="00C81D24" w:rsidRDefault="00E423A5">
      <w:pPr>
        <w:spacing w:after="200"/>
        <w:rPr>
          <w:rFonts w:ascii="Montserrat" w:eastAsia="Montserrat" w:hAnsi="Montserrat" w:cs="Montserrat"/>
        </w:rPr>
      </w:pPr>
      <w:r>
        <w:rPr>
          <w:rFonts w:ascii="Montserrat" w:eastAsia="Montserrat" w:hAnsi="Montserrat" w:cs="Montserrat"/>
        </w:rPr>
        <w:t>Signature: _______________________________________</w:t>
      </w:r>
    </w:p>
    <w:p w14:paraId="58D86101" w14:textId="77777777" w:rsidR="00C81D24" w:rsidRDefault="00E423A5">
      <w:pPr>
        <w:spacing w:after="200"/>
        <w:rPr>
          <w:rFonts w:ascii="Montserrat" w:eastAsia="Montserrat" w:hAnsi="Montserrat" w:cs="Montserrat"/>
        </w:rPr>
      </w:pPr>
      <w:r>
        <w:rPr>
          <w:rFonts w:ascii="Montserrat" w:eastAsia="Montserrat" w:hAnsi="Montserrat" w:cs="Montserrat"/>
        </w:rPr>
        <w:t>Printed Name: ___________________________________</w:t>
      </w:r>
    </w:p>
    <w:p w14:paraId="58D86102" w14:textId="77777777" w:rsidR="00C81D24" w:rsidRDefault="00E423A5">
      <w:pPr>
        <w:spacing w:after="200"/>
        <w:rPr>
          <w:rFonts w:ascii="Montserrat" w:eastAsia="Montserrat" w:hAnsi="Montserrat" w:cs="Montserrat"/>
        </w:rPr>
      </w:pPr>
      <w:r>
        <w:rPr>
          <w:rFonts w:ascii="Montserrat" w:eastAsia="Montserrat" w:hAnsi="Montserrat" w:cs="Montserrat"/>
        </w:rPr>
        <w:t xml:space="preserve">Title: ______________________________      </w:t>
      </w:r>
    </w:p>
    <w:p w14:paraId="58D86103" w14:textId="77777777" w:rsidR="00C81D24" w:rsidRDefault="00E423A5">
      <w:pPr>
        <w:spacing w:after="200"/>
        <w:rPr>
          <w:rFonts w:ascii="Montserrat" w:eastAsia="Montserrat" w:hAnsi="Montserrat" w:cs="Montserrat"/>
        </w:rPr>
        <w:sectPr w:rsidR="00C81D24">
          <w:type w:val="continuous"/>
          <w:pgSz w:w="12240" w:h="15840"/>
          <w:pgMar w:top="1440" w:right="720" w:bottom="1440" w:left="720" w:header="0" w:footer="431" w:gutter="0"/>
          <w:cols w:num="2" w:space="720" w:equalWidth="0">
            <w:col w:w="5040" w:space="720"/>
            <w:col w:w="5040"/>
          </w:cols>
        </w:sectPr>
      </w:pPr>
      <w:r>
        <w:rPr>
          <w:rFonts w:ascii="Montserrat" w:eastAsia="Montserrat" w:hAnsi="Montserrat" w:cs="Montserrat"/>
        </w:rPr>
        <w:t>Date: _________________</w:t>
      </w:r>
    </w:p>
    <w:p w14:paraId="58D86104" w14:textId="77777777" w:rsidR="00C81D24" w:rsidRDefault="00C81D24">
      <w:pPr>
        <w:pBdr>
          <w:top w:val="nil"/>
          <w:left w:val="nil"/>
          <w:bottom w:val="nil"/>
          <w:right w:val="nil"/>
          <w:between w:val="nil"/>
        </w:pBdr>
        <w:ind w:left="0"/>
      </w:pPr>
    </w:p>
    <w:p w14:paraId="58D86106" w14:textId="6AF4C25F" w:rsidR="00C81D24" w:rsidRDefault="00ED5C78">
      <w:pPr>
        <w:pStyle w:val="Heading1"/>
        <w:ind w:left="0"/>
        <w:rPr>
          <w:rFonts w:ascii="Montserrat" w:eastAsia="Montserrat" w:hAnsi="Montserrat" w:cs="Montserrat"/>
          <w:b/>
          <w:bCs/>
        </w:rPr>
      </w:pPr>
      <w:bookmarkStart w:id="223" w:name="_z9h2mcrbtik1" w:colFirst="0" w:colLast="0"/>
      <w:bookmarkEnd w:id="223"/>
      <w:r>
        <w:rPr>
          <w:rFonts w:ascii="Montserrat" w:eastAsia="Montserrat" w:hAnsi="Montserrat" w:cs="Montserrat"/>
          <w:b/>
          <w:bCs/>
        </w:rPr>
        <w:br w:type="page"/>
      </w:r>
      <w:r w:rsidR="00E423A5">
        <w:rPr>
          <w:rFonts w:ascii="Montserrat" w:eastAsia="Montserrat" w:hAnsi="Montserrat" w:cs="Montserrat"/>
          <w:b/>
          <w:bCs/>
        </w:rPr>
        <w:lastRenderedPageBreak/>
        <w:t>Appendix 1 Sales Reference Documents</w:t>
      </w:r>
    </w:p>
    <w:p w14:paraId="58D86107" w14:textId="77777777" w:rsidR="00C81D24" w:rsidRDefault="00E423A5">
      <w:pPr>
        <w:pBdr>
          <w:top w:val="nil"/>
          <w:left w:val="nil"/>
          <w:bottom w:val="nil"/>
          <w:right w:val="nil"/>
          <w:between w:val="nil"/>
        </w:pBdr>
        <w:ind w:left="0"/>
        <w:rPr>
          <w:rFonts w:ascii="Montserrat" w:eastAsia="Montserrat" w:hAnsi="Montserrat" w:cs="Montserrat"/>
        </w:rPr>
      </w:pPr>
      <w:r>
        <w:rPr>
          <w:rFonts w:ascii="Montserrat" w:eastAsia="Montserrat" w:hAnsi="Montserrat" w:cs="Montserrat"/>
          <w:b/>
          <w:bCs/>
        </w:rPr>
        <w:t xml:space="preserve">"Discovery Findings and Updated Project Scope" </w:t>
      </w:r>
      <w:r>
        <w:rPr>
          <w:rFonts w:ascii="Montserrat" w:eastAsia="Montserrat" w:hAnsi="Montserrat" w:cs="Montserrat"/>
        </w:rPr>
        <w:t>dated December 2025</w:t>
      </w:r>
    </w:p>
    <w:p w14:paraId="58D86108" w14:textId="77777777" w:rsidR="00C81D24" w:rsidRDefault="00E423A5">
      <w:pPr>
        <w:pBdr>
          <w:top w:val="nil"/>
          <w:left w:val="nil"/>
          <w:bottom w:val="nil"/>
          <w:right w:val="nil"/>
          <w:between w:val="nil"/>
        </w:pBdr>
        <w:ind w:left="0"/>
        <w:rPr>
          <w:rFonts w:ascii="Montserrat" w:eastAsia="Montserrat" w:hAnsi="Montserrat" w:cs="Montserrat"/>
        </w:rPr>
      </w:pPr>
      <w:r>
        <w:rPr>
          <w:rFonts w:ascii="Montserrat" w:eastAsia="Montserrat" w:hAnsi="Montserrat" w:cs="Montserrat"/>
          <w:b/>
          <w:bCs/>
        </w:rPr>
        <w:t>"Duke Energy Residential Solution Scope"</w:t>
      </w:r>
      <w:r>
        <w:rPr>
          <w:rFonts w:ascii="Montserrat" w:eastAsia="Montserrat" w:hAnsi="Montserrat" w:cs="Montserrat"/>
        </w:rPr>
        <w:t xml:space="preserve"> dated December 2025</w:t>
      </w:r>
    </w:p>
    <w:p w14:paraId="71E427A9" w14:textId="77777777" w:rsidR="00732B9E" w:rsidRDefault="00732B9E">
      <w:pPr>
        <w:pBdr>
          <w:top w:val="nil"/>
          <w:left w:val="nil"/>
          <w:bottom w:val="nil"/>
          <w:right w:val="nil"/>
          <w:between w:val="nil"/>
        </w:pBdr>
        <w:ind w:left="0"/>
        <w:rPr>
          <w:rFonts w:ascii="Montserrat" w:eastAsia="Montserrat" w:hAnsi="Montserrat" w:cs="Montserrat"/>
        </w:rPr>
      </w:pPr>
    </w:p>
    <w:p w14:paraId="1B054B4C" w14:textId="77777777" w:rsidR="00732B9E" w:rsidRDefault="00732B9E">
      <w:pPr>
        <w:pBdr>
          <w:top w:val="nil"/>
          <w:left w:val="nil"/>
          <w:bottom w:val="nil"/>
          <w:right w:val="nil"/>
          <w:between w:val="nil"/>
        </w:pBdr>
        <w:ind w:left="0"/>
        <w:rPr>
          <w:rFonts w:ascii="Montserrat" w:eastAsia="Montserrat" w:hAnsi="Montserrat" w:cs="Montserrat"/>
        </w:rPr>
      </w:pPr>
    </w:p>
    <w:p w14:paraId="610378FB" w14:textId="0797E65E" w:rsidR="00732B9E" w:rsidRDefault="00732B9E" w:rsidP="00732B9E">
      <w:pPr>
        <w:pStyle w:val="Heading1"/>
        <w:ind w:left="0"/>
        <w:rPr>
          <w:rFonts w:ascii="Montserrat" w:eastAsia="Montserrat" w:hAnsi="Montserrat" w:cs="Montserrat"/>
          <w:b/>
          <w:bCs/>
        </w:rPr>
      </w:pPr>
      <w:r>
        <w:rPr>
          <w:rFonts w:ascii="Montserrat" w:eastAsia="Montserrat" w:hAnsi="Montserrat" w:cs="Montserrat"/>
          <w:b/>
          <w:bCs/>
        </w:rPr>
        <w:t>Appendix 2 Duke Energy Interface Requirements</w:t>
      </w:r>
    </w:p>
    <w:p w14:paraId="036B65F8" w14:textId="77777777" w:rsidR="009756AD" w:rsidRDefault="009756AD" w:rsidP="009756AD">
      <w:pPr>
        <w:ind w:left="720"/>
      </w:pPr>
      <w:r w:rsidRPr="3EC1EF97">
        <w:rPr>
          <w:lang w:val="en-US"/>
        </w:rPr>
        <w:t>Duke Energy retains all rights and full discretion to determine the access rights to its IT systems and processes and may deny Consultant’s access to its IT systems and processes at any time. Duke Energy will provide to the Consultant IT contacts that enable the Consultant to understand the Duke Energy IT systems and requirement and participate in testing of the IT systems and processes related to the Programs.</w:t>
      </w:r>
    </w:p>
    <w:p w14:paraId="104DF3B2" w14:textId="4FA46A81" w:rsidR="00ED5C78" w:rsidRPr="00ED5C78" w:rsidRDefault="009756AD" w:rsidP="00ED5C78">
      <w:pPr>
        <w:ind w:left="720"/>
        <w:rPr>
          <w:lang w:val="en-US"/>
        </w:rPr>
      </w:pPr>
      <w:commentRangeStart w:id="224"/>
      <w:commentRangeStart w:id="225"/>
      <w:commentRangeStart w:id="226"/>
      <w:commentRangeStart w:id="227"/>
      <w:r w:rsidRPr="3EC1EF97">
        <w:rPr>
          <w:lang w:val="en-US"/>
        </w:rPr>
        <w:t>Duke Energy will provide to Consultant detailed information and formats relating to reporting needs. Duke Energy may also request Consultant to provide a format for Duke Energy approval.</w:t>
      </w:r>
      <w:commentRangeEnd w:id="224"/>
      <w:r>
        <w:rPr>
          <w:rStyle w:val="CommentReference"/>
          <w:sz w:val="18"/>
          <w:szCs w:val="18"/>
          <w:lang w:val="en-US"/>
        </w:rPr>
        <w:commentReference w:id="224"/>
      </w:r>
      <w:commentRangeEnd w:id="225"/>
      <w:r>
        <w:rPr>
          <w:rStyle w:val="CommentReference"/>
          <w:sz w:val="18"/>
          <w:szCs w:val="18"/>
          <w:lang w:val="en-US"/>
        </w:rPr>
        <w:commentReference w:id="225"/>
      </w:r>
      <w:commentRangeEnd w:id="226"/>
      <w:r w:rsidR="00502EE7">
        <w:rPr>
          <w:rStyle w:val="CommentReference"/>
          <w:sz w:val="18"/>
          <w:szCs w:val="18"/>
          <w:lang w:val="en-US"/>
        </w:rPr>
        <w:commentReference w:id="226"/>
      </w:r>
      <w:commentRangeEnd w:id="227"/>
      <w:r w:rsidR="003A6943">
        <w:rPr>
          <w:rStyle w:val="CommentReference"/>
          <w:sz w:val="18"/>
          <w:szCs w:val="18"/>
          <w:lang w:val="en-US"/>
        </w:rPr>
        <w:commentReference w:id="227"/>
      </w:r>
      <w:r w:rsidR="00DF08EE">
        <w:rPr>
          <w:lang w:val="en-US"/>
        </w:rPr>
        <w:t xml:space="preserve"> </w:t>
      </w:r>
      <w:r w:rsidR="00ED5C78">
        <w:rPr>
          <w:lang w:val="en-US"/>
        </w:rPr>
        <w:t xml:space="preserve">Any requests made by Duke will follow the processes set forth in this SOW, specifically Section 2. </w:t>
      </w:r>
    </w:p>
    <w:p w14:paraId="389AB592" w14:textId="77777777" w:rsidR="009756AD" w:rsidRDefault="009756AD" w:rsidP="009756AD">
      <w:pPr>
        <w:ind w:left="720"/>
      </w:pPr>
      <w:r w:rsidRPr="3EC1EF97">
        <w:rPr>
          <w:lang w:val="en-US"/>
        </w:rPr>
        <w:t>Consultant shall cause its subcontractor to maintain a business continuity and disaster recovery plan reasonably acceptable to Duke Energy.  Duke Energy shall have the right to audit Consultant’s subcontractors’ compliance with the business continuity and disaster recovery plan.</w:t>
      </w:r>
    </w:p>
    <w:p w14:paraId="53057276" w14:textId="77777777" w:rsidR="009756AD" w:rsidRDefault="009756AD" w:rsidP="009756AD">
      <w:pPr>
        <w:pStyle w:val="Heading3"/>
      </w:pPr>
      <w:r>
        <w:t>Customer Information and Personally Identifiable Information</w:t>
      </w:r>
    </w:p>
    <w:p w14:paraId="1304F482" w14:textId="77777777" w:rsidR="009756AD" w:rsidRPr="00914E03" w:rsidRDefault="009756AD" w:rsidP="009756AD">
      <w:pPr>
        <w:ind w:left="1440"/>
      </w:pPr>
      <w:r w:rsidRPr="3EC1EF97">
        <w:rPr>
          <w:lang w:val="en-US"/>
        </w:rPr>
        <w:t>Consultant shall, and shall require its subcontractors to, adhere to and perform the Services in accordance with the security protocols set forth by Duke Energy and as indicated in the Agreement.</w:t>
      </w:r>
    </w:p>
    <w:p w14:paraId="4024D852" w14:textId="77777777" w:rsidR="009756AD" w:rsidRDefault="009756AD" w:rsidP="009756AD">
      <w:pPr>
        <w:pStyle w:val="Heading3"/>
      </w:pPr>
      <w:r>
        <w:t>Third Party Risk Management Service Risk Profile Questionnaire</w:t>
      </w:r>
    </w:p>
    <w:p w14:paraId="608BAB5D" w14:textId="26B5FC8C" w:rsidR="009756AD" w:rsidRPr="00DA7444" w:rsidRDefault="3315A8D1" w:rsidP="009756AD">
      <w:pPr>
        <w:ind w:left="1440"/>
      </w:pPr>
      <w:r w:rsidRPr="784BC8A7">
        <w:rPr>
          <w:lang w:val="en-US"/>
        </w:rPr>
        <w:t>Consultant may be required periodically to complete a Cybersecurity Assessment Questionnaire for review by Duke Energy</w:t>
      </w:r>
      <w:r w:rsidR="034EDBBB" w:rsidRPr="784BC8A7">
        <w:rPr>
          <w:lang w:val="en-US"/>
        </w:rPr>
        <w:t xml:space="preserve"> and at Duke Energy’s expense</w:t>
      </w:r>
      <w:r w:rsidRPr="784BC8A7">
        <w:rPr>
          <w:lang w:val="en-US"/>
        </w:rPr>
        <w:t xml:space="preserve">.  Assessment reviews may identify material issues that will be shared by Duke Energy with the Consultant.  The Consultant shall review each material issue and determine, to the extent possible, its ability to reasonably mitigate or resolve the material issue identified, shall develop a Duke Energy-approved Remediation Plan to mitigate or resolve the material issues identified and implement the mutually agreed upon security changes or enhancements according to the Remediation Plan.  In the event that </w:t>
      </w:r>
      <w:r w:rsidRPr="784BC8A7">
        <w:rPr>
          <w:lang w:val="en-US"/>
        </w:rPr>
        <w:lastRenderedPageBreak/>
        <w:t>Consultant does not meet its obligations of the Remediation Plan, Duke Energy reserves the right to terminate this SOW in accordance with Section 9 of the Agreement.</w:t>
      </w:r>
    </w:p>
    <w:p w14:paraId="6939E600" w14:textId="77777777" w:rsidR="009756AD" w:rsidRPr="00D21BF0" w:rsidRDefault="009756AD" w:rsidP="009756AD">
      <w:pPr>
        <w:ind w:left="1440"/>
      </w:pPr>
      <w:r w:rsidRPr="00D21BF0">
        <w:t xml:space="preserve">Throughout the performance of its obligations under the Agreement or this SOW, </w:t>
      </w:r>
      <w:r>
        <w:t>Consultant</w:t>
      </w:r>
      <w:r w:rsidRPr="00D21BF0">
        <w:t xml:space="preserve"> shall provide Duke Energy with prompt notice of any planned material change in security controls and processes that would negatively impact the security of the Services being provided by the </w:t>
      </w:r>
      <w:r>
        <w:t>Consultant</w:t>
      </w:r>
      <w:r w:rsidRPr="00D21BF0">
        <w:t xml:space="preserve"> and materially modify answers provided in the Cybersecurity Assessment Questionnaire.  </w:t>
      </w:r>
    </w:p>
    <w:p w14:paraId="6D397852" w14:textId="77777777" w:rsidR="009756AD" w:rsidRDefault="009756AD" w:rsidP="009756AD">
      <w:pPr>
        <w:pStyle w:val="Heading3"/>
      </w:pPr>
      <w:r>
        <w:t>Record Retention</w:t>
      </w:r>
    </w:p>
    <w:p w14:paraId="50C9D853" w14:textId="77777777" w:rsidR="009756AD" w:rsidRPr="009A4CB6" w:rsidRDefault="009756AD" w:rsidP="009756AD">
      <w:pPr>
        <w:ind w:left="1440"/>
      </w:pPr>
      <w:r w:rsidRPr="3EC1EF97">
        <w:rPr>
          <w:lang w:val="en-US"/>
        </w:rPr>
        <w:t>Consultant shall retain, by state, in electronic form or as otherwise directed by Duke Energy, all records, documents and data required to be maintained for such periods required by law and in accordance with the Agreement.</w:t>
      </w:r>
    </w:p>
    <w:p w14:paraId="6A7CCFC7" w14:textId="77777777" w:rsidR="009756AD" w:rsidRDefault="009756AD" w:rsidP="009756AD">
      <w:pPr>
        <w:pStyle w:val="Heading3"/>
      </w:pPr>
      <w:r>
        <w:t>Data Gathering and Reporting</w:t>
      </w:r>
    </w:p>
    <w:p w14:paraId="513BE726" w14:textId="77777777" w:rsidR="009756AD" w:rsidRDefault="009756AD" w:rsidP="009756AD">
      <w:pPr>
        <w:ind w:left="1440"/>
      </w:pPr>
      <w:r>
        <w:t>Duke Energy shall have access to all data collected for the purposes of fulfilling the Services.</w:t>
      </w:r>
    </w:p>
    <w:p w14:paraId="021F7F31" w14:textId="603D5C4D" w:rsidR="009756AD" w:rsidRDefault="009756AD" w:rsidP="009756AD">
      <w:pPr>
        <w:ind w:left="1440"/>
      </w:pPr>
      <w:r w:rsidRPr="3EC1EF97">
        <w:rPr>
          <w:lang w:val="en-US"/>
        </w:rPr>
        <w:t>Consultant shall to the best of its ability cooperate with Duke Energy in preparing regulatory filings or audits related to the Services and shall provide such information and assistance as Duke Energy reasonably deems necessary</w:t>
      </w:r>
      <w:r w:rsidR="007B7F57" w:rsidRPr="3EC1EF97">
        <w:rPr>
          <w:lang w:val="en-US"/>
        </w:rPr>
        <w:t xml:space="preserve"> </w:t>
      </w:r>
      <w:commentRangeStart w:id="228"/>
      <w:r w:rsidR="007B7F57" w:rsidRPr="3EC1EF97">
        <w:rPr>
          <w:lang w:val="en-US"/>
        </w:rPr>
        <w:t>at Duke Energy expense</w:t>
      </w:r>
      <w:r w:rsidRPr="3EC1EF97">
        <w:rPr>
          <w:lang w:val="en-US"/>
        </w:rPr>
        <w:t>.</w:t>
      </w:r>
      <w:commentRangeEnd w:id="228"/>
      <w:r>
        <w:rPr>
          <w:rStyle w:val="CommentReference"/>
          <w:sz w:val="18"/>
          <w:szCs w:val="18"/>
        </w:rPr>
        <w:commentReference w:id="228"/>
      </w:r>
    </w:p>
    <w:p w14:paraId="0D5F1AE0" w14:textId="77777777" w:rsidR="009756AD" w:rsidRDefault="009756AD" w:rsidP="009756AD">
      <w:pPr>
        <w:pStyle w:val="Heading3"/>
      </w:pPr>
      <w:r>
        <w:t>Vendor Hosted Sites and Marketing Activities</w:t>
      </w:r>
    </w:p>
    <w:p w14:paraId="1496ACF7" w14:textId="77777777" w:rsidR="009756AD" w:rsidRDefault="009756AD" w:rsidP="009756AD">
      <w:pPr>
        <w:pStyle w:val="Heading4"/>
      </w:pPr>
      <w:r>
        <w:t>Google Tag Manager</w:t>
      </w:r>
    </w:p>
    <w:p w14:paraId="737642F0" w14:textId="77777777" w:rsidR="009756AD" w:rsidRDefault="009756AD" w:rsidP="009756AD">
      <w:pPr>
        <w:tabs>
          <w:tab w:val="left" w:pos="2205"/>
        </w:tabs>
        <w:ind w:left="2160"/>
      </w:pPr>
      <w:r>
        <w:t xml:space="preserve">Consultant will agree to affix Duke Energy-supplied Google Tag Manager coding (GTM) to the following: </w:t>
      </w:r>
    </w:p>
    <w:p w14:paraId="1AF2EEC5" w14:textId="77777777" w:rsidR="009756AD" w:rsidRDefault="009756AD" w:rsidP="009756AD">
      <w:pPr>
        <w:tabs>
          <w:tab w:val="left" w:pos="2205"/>
        </w:tabs>
        <w:ind w:left="2160"/>
      </w:pPr>
      <w:r>
        <w:t>•         all externally hosted web pages carrying a Duke Energy subdomain</w:t>
      </w:r>
    </w:p>
    <w:p w14:paraId="74BEBF86" w14:textId="77777777" w:rsidR="009756AD" w:rsidRDefault="009756AD" w:rsidP="009756AD">
      <w:pPr>
        <w:tabs>
          <w:tab w:val="left" w:pos="2205"/>
        </w:tabs>
        <w:ind w:left="2160"/>
      </w:pPr>
      <w:r>
        <w:t xml:space="preserve">•         and/or all web pages that serve as a continuation path from the Duke Energy domain (http://duke-energy.com) </w:t>
      </w:r>
    </w:p>
    <w:p w14:paraId="54C66E37" w14:textId="77777777" w:rsidR="009756AD" w:rsidRDefault="009756AD" w:rsidP="009756AD">
      <w:pPr>
        <w:tabs>
          <w:tab w:val="left" w:pos="2205"/>
        </w:tabs>
        <w:ind w:left="2160"/>
      </w:pPr>
      <w:r w:rsidRPr="3EC1EF97">
        <w:rPr>
          <w:lang w:val="en-US"/>
        </w:rPr>
        <w:t xml:space="preserve">•         and/or all web pages containing a digitally-based enrollment to the respective program or service; including, but not limited to web-based forms, app-based forms, and any i-frame pages.         </w:t>
      </w:r>
    </w:p>
    <w:p w14:paraId="5B7F1B9B" w14:textId="77777777" w:rsidR="009756AD" w:rsidRDefault="009756AD" w:rsidP="009756AD">
      <w:pPr>
        <w:tabs>
          <w:tab w:val="left" w:pos="2205"/>
        </w:tabs>
        <w:ind w:left="2160"/>
      </w:pPr>
      <w:r w:rsidRPr="3EC1EF97">
        <w:rPr>
          <w:lang w:val="en-US"/>
        </w:rPr>
        <w:t>If any of the aforementioned span multiple jurisdictions, Consultant will ensure that GTM codes are included on each individual web page. In addition, Consultant will implement the relevant linker plugin for the proper implementation of bi-directional cross-domain tracking.  For security reasons, Consultant will not receive access to Duke Energy’s instance of Google Tag Manager.</w:t>
      </w:r>
    </w:p>
    <w:p w14:paraId="3652EB2A" w14:textId="77777777" w:rsidR="009756AD" w:rsidRDefault="009756AD" w:rsidP="009756AD">
      <w:pPr>
        <w:tabs>
          <w:tab w:val="left" w:pos="2205"/>
        </w:tabs>
        <w:ind w:left="2160"/>
      </w:pPr>
      <w:r w:rsidRPr="3EC1EF97">
        <w:rPr>
          <w:lang w:val="en-US"/>
        </w:rPr>
        <w:t xml:space="preserve">Custom coding, data layer pushes, and/or virtual pages (as defined by the Web Analytics group) may need to be implemented on the site to properly track customer interactions. After implementing analytics tags, Consultant will work with Duke Energy’s Marketing </w:t>
      </w:r>
      <w:r w:rsidRPr="3EC1EF97">
        <w:rPr>
          <w:lang w:val="en-US"/>
        </w:rPr>
        <w:lastRenderedPageBreak/>
        <w:t>Operations team and/or Web Analytics group to confirm that all tags are properly functioning and no PII data is being passed prior to the initiation of any marketing campaigns. Duke Energy will perform testing and sign-off on “properly functioning” analytics tags once completed by Consultant. Additionally, Consultant will agree to make any necessary tagging updates to revised web pages or newly developed web pages made on behalf of the program or service. If possible, Duke Energy would like to obtain ‘read-access’ to the portion of the Consultant’s Google Analytics property that tracks activity on Duke Energy branded web pages.</w:t>
      </w:r>
    </w:p>
    <w:p w14:paraId="26148CA4" w14:textId="77777777" w:rsidR="009756AD" w:rsidRDefault="009756AD" w:rsidP="009756AD">
      <w:pPr>
        <w:pStyle w:val="Heading4"/>
      </w:pPr>
      <w:r>
        <w:t>Paid Media</w:t>
      </w:r>
    </w:p>
    <w:p w14:paraId="7D643602" w14:textId="77777777" w:rsidR="009756AD" w:rsidRPr="00E5528D" w:rsidRDefault="009756AD" w:rsidP="009756AD">
      <w:pPr>
        <w:ind w:left="2160"/>
      </w:pPr>
      <w:r w:rsidRPr="3EC1EF97">
        <w:rPr>
          <w:lang w:val="en-US"/>
        </w:rPr>
        <w:t>All paid media should be fulfilled through the Duke Energy’s sole Media Agency of Record (MAoR) including but not limited to broadcast, digital, search engine marketing, out-of-home, print and social media. The MAoR should be informed of any planned campaigns for consultation and recommendation in advance of execution.</w:t>
      </w:r>
    </w:p>
    <w:p w14:paraId="0878E10B" w14:textId="77777777" w:rsidR="009756AD" w:rsidRDefault="009756AD" w:rsidP="009756AD">
      <w:pPr>
        <w:pStyle w:val="Heading4"/>
      </w:pPr>
      <w:r>
        <w:t>Brand Standards</w:t>
      </w:r>
    </w:p>
    <w:p w14:paraId="205E0F48" w14:textId="57EECEC6" w:rsidR="009756AD" w:rsidRPr="00E5528D" w:rsidRDefault="002C78A0" w:rsidP="3EC1EF97">
      <w:pPr>
        <w:ind w:left="2160"/>
        <w:rPr>
          <w:lang w:val="en-US"/>
        </w:rPr>
      </w:pPr>
      <w:r w:rsidRPr="3EC1EF97">
        <w:rPr>
          <w:lang w:val="en-US"/>
        </w:rPr>
        <w:t>A</w:t>
      </w:r>
      <w:commentRangeStart w:id="229"/>
      <w:r w:rsidR="009756AD" w:rsidRPr="3EC1EF97">
        <w:rPr>
          <w:lang w:val="en-US"/>
        </w:rPr>
        <w:t xml:space="preserve">dherence to Duke Energy’s brand standards, including logo use, graphic guidelines, writing tone and AP Style standards, etc. to ensure proper representation of the Duke </w:t>
      </w:r>
      <w:commentRangeEnd w:id="229"/>
      <w:r w:rsidRPr="3EC1EF97">
        <w:rPr>
          <w:rStyle w:val="CommentReference"/>
          <w:sz w:val="18"/>
          <w:szCs w:val="18"/>
          <w:lang w:val="en-US"/>
        </w:rPr>
        <w:commentReference w:id="229"/>
      </w:r>
      <w:r w:rsidR="009756AD" w:rsidRPr="3EC1EF97">
        <w:rPr>
          <w:lang w:val="en-US"/>
        </w:rPr>
        <w:t>Energy brand</w:t>
      </w:r>
      <w:r w:rsidRPr="3EC1EF97">
        <w:rPr>
          <w:lang w:val="en-US"/>
        </w:rPr>
        <w:t xml:space="preserve"> if requested by the Project Team for certain areas or Deliverables</w:t>
      </w:r>
      <w:r w:rsidR="009756AD" w:rsidRPr="3EC1EF97">
        <w:rPr>
          <w:lang w:val="en-US"/>
        </w:rPr>
        <w:t xml:space="preserve">. The Brand Standards document </w:t>
      </w:r>
      <w:hyperlink r:id="rId20">
        <w:r w:rsidR="009756AD" w:rsidRPr="3EC1EF97">
          <w:rPr>
            <w:lang w:val="en-US"/>
          </w:rPr>
          <w:t>https://www.duke-energy.com/_/media/pdfs/legal/duke-energy-brand-standards.pdf</w:t>
        </w:r>
      </w:hyperlink>
      <w:r w:rsidR="009756AD" w:rsidRPr="3EC1EF97">
        <w:rPr>
          <w:lang w:val="en-US"/>
        </w:rPr>
        <w:t xml:space="preserve"> is available online and updated regularly. Any questions arising during asset development that are not addressed within the comprehensive guide can be addressed by the Corporate Communications organization. The Duke Energy Principal Representative will direct Consultant to the appropriate individual(s) for assistance</w:t>
      </w:r>
      <w:r w:rsidR="00380DD2" w:rsidRPr="3EC1EF97">
        <w:rPr>
          <w:lang w:val="en-US"/>
        </w:rPr>
        <w:t xml:space="preserve"> if needed</w:t>
      </w:r>
      <w:r w:rsidR="009756AD" w:rsidRPr="3EC1EF97">
        <w:rPr>
          <w:lang w:val="en-US"/>
        </w:rPr>
        <w:t xml:space="preserve">.  </w:t>
      </w:r>
    </w:p>
    <w:p w14:paraId="537CFE0B" w14:textId="77777777" w:rsidR="009756AD" w:rsidRDefault="009756AD" w:rsidP="009756AD">
      <w:pPr>
        <w:pStyle w:val="Heading4"/>
      </w:pPr>
      <w:r>
        <w:t>Web Standards</w:t>
      </w:r>
    </w:p>
    <w:p w14:paraId="7D2AD15F" w14:textId="743F9C1A" w:rsidR="009756AD" w:rsidRPr="00AA2B85" w:rsidRDefault="009756AD" w:rsidP="3EC1EF97">
      <w:pPr>
        <w:ind w:left="2160"/>
        <w:rPr>
          <w:sz w:val="24"/>
          <w:szCs w:val="24"/>
          <w:lang w:val="en-US"/>
        </w:rPr>
      </w:pPr>
      <w:r w:rsidRPr="3EC1EF97">
        <w:rPr>
          <w:lang w:val="en-US"/>
        </w:rPr>
        <w:t xml:space="preserve">Duke Energy has documented standards for vendor integration that address topics such as the proper use of the Duke Energy’s logo, color palette, typography styles, user interface (UI) elements, imagery and icon guidelines, form styles, responsive design requirements, coding and accessibility standards, and website implementation approaches. These standards are available for review at </w:t>
      </w:r>
      <w:hyperlink r:id="rId21">
        <w:r w:rsidRPr="3EC1EF97">
          <w:rPr>
            <w:rStyle w:val="Hyperlink"/>
            <w:lang w:val="en-US"/>
          </w:rPr>
          <w:t>https://share.goabstract.com/47fc3466-4fb5-46ce-80d8-e6a3f99b7f0d?collectionLayerId&amp;mode</w:t>
        </w:r>
      </w:hyperlink>
      <w:r w:rsidRPr="3EC1EF97">
        <w:rPr>
          <w:lang w:val="en-US"/>
        </w:rPr>
        <w:t xml:space="preserve">. Consultant agrees to adhere to these visual design and content standards and any other design or content direction provided by the </w:t>
      </w:r>
      <w:r w:rsidR="00AD12AB" w:rsidRPr="3EC1EF97">
        <w:rPr>
          <w:lang w:val="en-US"/>
        </w:rPr>
        <w:t xml:space="preserve">Project team where needed, along with </w:t>
      </w:r>
      <w:r w:rsidRPr="3EC1EF97">
        <w:rPr>
          <w:lang w:val="en-US"/>
        </w:rPr>
        <w:t xml:space="preserve">User Experience (UX) and Content managers reporting to Duke Energy’s Director of Digital Strategy &amp; Execution. </w:t>
      </w:r>
      <w:r w:rsidR="00296C8B" w:rsidRPr="3EC1EF97">
        <w:rPr>
          <w:lang w:val="en-US"/>
        </w:rPr>
        <w:t xml:space="preserve">In case the Project </w:t>
      </w:r>
      <w:r w:rsidR="00296C8B" w:rsidRPr="3EC1EF97">
        <w:rPr>
          <w:lang w:val="en-US"/>
        </w:rPr>
        <w:lastRenderedPageBreak/>
        <w:t xml:space="preserve">Team request this, </w:t>
      </w:r>
      <w:r w:rsidRPr="3EC1EF97">
        <w:rPr>
          <w:lang w:val="en-US"/>
        </w:rPr>
        <w:t>Consultant agrees to take design and content direction solely from that Director’s team, and no other Duke Energy representatives.</w:t>
      </w:r>
    </w:p>
    <w:p w14:paraId="50B6D835" w14:textId="77777777" w:rsidR="00732B9E" w:rsidRPr="00ED5C78" w:rsidRDefault="00732B9E" w:rsidP="00ED5C78"/>
    <w:p w14:paraId="58D86109" w14:textId="77777777" w:rsidR="00C81D24" w:rsidRDefault="00C81D24">
      <w:pPr>
        <w:pBdr>
          <w:top w:val="nil"/>
          <w:left w:val="nil"/>
          <w:bottom w:val="nil"/>
          <w:right w:val="nil"/>
          <w:between w:val="nil"/>
        </w:pBdr>
        <w:ind w:left="0"/>
        <w:rPr>
          <w:rFonts w:ascii="Montserrat" w:eastAsia="Montserrat" w:hAnsi="Montserrat" w:cs="Montserrat"/>
        </w:rPr>
      </w:pPr>
    </w:p>
    <w:p w14:paraId="58D8610A" w14:textId="77777777" w:rsidR="00C81D24" w:rsidRDefault="00C81D24">
      <w:pPr>
        <w:pBdr>
          <w:top w:val="nil"/>
          <w:left w:val="nil"/>
          <w:bottom w:val="nil"/>
          <w:right w:val="nil"/>
          <w:between w:val="nil"/>
        </w:pBdr>
        <w:ind w:left="0"/>
        <w:rPr>
          <w:rFonts w:ascii="Montserrat" w:eastAsia="Montserrat" w:hAnsi="Montserrat" w:cs="Montserrat"/>
        </w:rPr>
      </w:pPr>
    </w:p>
    <w:sectPr w:rsidR="00C81D24">
      <w:type w:val="continuous"/>
      <w:pgSz w:w="12240" w:h="15840"/>
      <w:pgMar w:top="1440" w:right="720" w:bottom="1440" w:left="720" w:header="0" w:footer="431" w:gutter="0"/>
      <w:cols w:space="720" w:equalWidth="0">
        <w:col w:w="1080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gina, Kate" w:date="2026-01-22T14:44:00Z" w:initials="KA">
    <w:p w14:paraId="7200F2F0" w14:textId="77777777" w:rsidR="00A36C81" w:rsidRDefault="00A36C81" w:rsidP="00A36C81">
      <w:pPr>
        <w:pStyle w:val="CommentText"/>
        <w:ind w:left="0"/>
      </w:pPr>
      <w:r>
        <w:rPr>
          <w:rStyle w:val="CommentReference"/>
        </w:rPr>
        <w:annotationRef/>
      </w:r>
      <w:r>
        <w:t>Orases, please input executive summary here, inclusive of overall project objectives, in-scope and out-of-scope items for MVP and Phase 1 stages.</w:t>
      </w:r>
    </w:p>
  </w:comment>
  <w:comment w:id="3" w:author="Angina, Kate [2]" w:date="1900-01-01T00:00:00Z" w:initials="AK">
    <w:p w14:paraId="761C202F" w14:textId="77777777" w:rsidR="00E07B66" w:rsidRDefault="00E07B66">
      <w:pPr>
        <w:pStyle w:val="CommentText"/>
      </w:pPr>
      <w:r>
        <w:rPr>
          <w:rStyle w:val="CommentReference"/>
        </w:rPr>
        <w:annotationRef/>
      </w:r>
      <w:r w:rsidRPr="49B2FC9F">
        <w:t>Added "In-scope/Out of Scope"</w:t>
      </w:r>
    </w:p>
  </w:comment>
  <w:comment w:id="13" w:author="Angina, Kate" w:date="2026-01-22T14:51:00Z" w:initials="KA">
    <w:p w14:paraId="021AA5A3" w14:textId="6FAE816C" w:rsidR="00246863" w:rsidRDefault="00033476" w:rsidP="00246863">
      <w:pPr>
        <w:pStyle w:val="CommentText"/>
        <w:ind w:left="0"/>
      </w:pPr>
      <w:r>
        <w:rPr>
          <w:rStyle w:val="CommentReference"/>
        </w:rPr>
        <w:annotationRef/>
      </w:r>
      <w:r w:rsidR="00246863">
        <w:t>Can we please define in this section also acceptance criteria for implementation?</w:t>
      </w:r>
    </w:p>
  </w:comment>
  <w:comment w:id="14" w:author="Kathryn Murphy" w:date="2026-02-09T14:53:00Z" w:initials="KM">
    <w:p w14:paraId="1E80A6EF" w14:textId="77777777" w:rsidR="00EF548B" w:rsidRDefault="001E272E" w:rsidP="00EF548B">
      <w:r>
        <w:rPr>
          <w:rStyle w:val="CommentReference"/>
        </w:rPr>
        <w:annotationRef/>
      </w:r>
      <w:r w:rsidR="00EF548B">
        <w:rPr>
          <w:sz w:val="20"/>
          <w:szCs w:val="20"/>
        </w:rPr>
        <w:t>2.5.1</w:t>
      </w:r>
    </w:p>
  </w:comment>
  <w:comment w:id="15" w:author="Angina, Kate" w:date="2026-01-22T14:56:00Z" w:initials="KA">
    <w:p w14:paraId="3C0E61E0" w14:textId="304121ED" w:rsidR="00E13C10" w:rsidRDefault="00E13C10" w:rsidP="00E13C10">
      <w:pPr>
        <w:pStyle w:val="CommentText"/>
        <w:ind w:left="0"/>
      </w:pPr>
      <w:r>
        <w:rPr>
          <w:rStyle w:val="CommentReference"/>
        </w:rPr>
        <w:annotationRef/>
      </w:r>
      <w:r>
        <w:t>Orases, please call out here your supposed timeframe for deployment support.</w:t>
      </w:r>
    </w:p>
  </w:comment>
  <w:comment w:id="16" w:author="Kathryn Murphy" w:date="2026-02-09T14:54:00Z" w:initials="KM">
    <w:p w14:paraId="267A6220" w14:textId="2C03B5DC" w:rsidR="001E272E" w:rsidRDefault="001E272E" w:rsidP="001E272E">
      <w:r>
        <w:rPr>
          <w:rStyle w:val="CommentReference"/>
        </w:rPr>
        <w:annotationRef/>
      </w:r>
      <w:r>
        <w:rPr>
          <w:sz w:val="20"/>
          <w:szCs w:val="20"/>
        </w:rPr>
        <w:t xml:space="preserve">Need to discuss intention and why to know how to provide further details. </w:t>
      </w:r>
    </w:p>
  </w:comment>
  <w:comment w:id="18" w:author="Angina, Kate" w:date="2026-01-22T14:55:00Z" w:initials="KA">
    <w:p w14:paraId="03E1A00A" w14:textId="69F11257" w:rsidR="0086270F" w:rsidRDefault="0086270F" w:rsidP="0086270F">
      <w:pPr>
        <w:pStyle w:val="CommentText"/>
        <w:ind w:left="0"/>
      </w:pPr>
      <w:r>
        <w:rPr>
          <w:rStyle w:val="CommentReference"/>
        </w:rPr>
        <w:annotationRef/>
      </w:r>
      <w:r>
        <w:t>Orases, please include in this SOW initial post-launch support and hypercare definitions including duration and expected cost (suggest 4 weeks)</w:t>
      </w:r>
    </w:p>
  </w:comment>
  <w:comment w:id="19" w:author="Kathryn Murphy" w:date="2026-02-09T13:40:00Z" w:initials="KM">
    <w:p w14:paraId="062DC218" w14:textId="77777777" w:rsidR="00DF5311" w:rsidRDefault="00DF5311" w:rsidP="00DF5311">
      <w:r>
        <w:rPr>
          <w:rStyle w:val="CommentReference"/>
        </w:rPr>
        <w:annotationRef/>
      </w:r>
      <w:r>
        <w:rPr>
          <w:sz w:val="20"/>
          <w:szCs w:val="20"/>
        </w:rPr>
        <w:t xml:space="preserve">Discussed during SOW call this will be separate SOWs and not inclusive here. </w:t>
      </w:r>
    </w:p>
  </w:comment>
  <w:comment w:id="34" w:author="Kathryn Murphy" w:date="2026-02-24T18:21:00Z" w:initials="KM">
    <w:p w14:paraId="2F41D969" w14:textId="77777777" w:rsidR="007A262C" w:rsidRDefault="007A262C" w:rsidP="007A262C">
      <w:r>
        <w:rPr>
          <w:rStyle w:val="CommentReference"/>
        </w:rPr>
        <w:annotationRef/>
      </w:r>
      <w:r>
        <w:rPr>
          <w:sz w:val="20"/>
          <w:szCs w:val="20"/>
        </w:rPr>
        <w:t xml:space="preserve">We see the intention and appreciate the attempt to not hold payment for delayed acceptance. However, how do we then track and manage whether work is truly accepted knowing that delayed acceptance can lead to more expensive unforeseen development costs and delays. This also feels like a second "acceptance criteria" and could lead to confusion of what is true acceptance. </w:t>
      </w:r>
    </w:p>
  </w:comment>
  <w:comment w:id="35" w:author="Kathryn Murphy" w:date="2026-02-27T11:46:00Z" w:initials="KM">
    <w:p w14:paraId="25B125E5" w14:textId="77777777" w:rsidR="00D93029" w:rsidRDefault="00D93029" w:rsidP="00D93029">
      <w:r>
        <w:rPr>
          <w:rStyle w:val="CommentReference"/>
        </w:rPr>
        <w:annotationRef/>
      </w:r>
      <w:r>
        <w:rPr>
          <w:sz w:val="20"/>
          <w:szCs w:val="20"/>
        </w:rPr>
        <w:t xml:space="preserve">Leaving for Kate's review and confirmation. </w:t>
      </w:r>
    </w:p>
  </w:comment>
  <w:comment w:id="72" w:author="Kathryn Murphy" w:date="2026-02-24T16:20:00Z" w:initials="KM">
    <w:p w14:paraId="08788013" w14:textId="77777777" w:rsidR="00FA773B" w:rsidRDefault="00FA773B" w:rsidP="00FA773B">
      <w:r>
        <w:rPr>
          <w:rStyle w:val="CommentReference"/>
        </w:rPr>
        <w:annotationRef/>
      </w:r>
      <w:r>
        <w:rPr>
          <w:sz w:val="20"/>
          <w:szCs w:val="20"/>
        </w:rPr>
        <w:t xml:space="preserve">What does fails to meet mean? </w:t>
      </w:r>
    </w:p>
  </w:comment>
  <w:comment w:id="73" w:author="Kathryn Murphy" w:date="2026-02-24T16:23:00Z" w:initials="KM">
    <w:p w14:paraId="7CE58CE5" w14:textId="77777777" w:rsidR="00FA773B" w:rsidRDefault="00FA773B" w:rsidP="00FA773B">
      <w:r>
        <w:rPr>
          <w:rStyle w:val="CommentReference"/>
        </w:rPr>
        <w:annotationRef/>
      </w:r>
      <w:r>
        <w:rPr>
          <w:sz w:val="20"/>
          <w:szCs w:val="20"/>
        </w:rPr>
        <w:t>How can we make the plan mutual to make sure that the plan is something that can result in a successful result</w:t>
      </w:r>
    </w:p>
  </w:comment>
  <w:comment w:id="74" w:author="Kathryn Murphy" w:date="2026-02-24T18:31:00Z" w:initials="KM">
    <w:p w14:paraId="156028AF" w14:textId="77777777" w:rsidR="00DC3053" w:rsidRDefault="00DC3053" w:rsidP="00DC3053">
      <w:r>
        <w:rPr>
          <w:rStyle w:val="CommentReference"/>
        </w:rPr>
        <w:annotationRef/>
      </w:r>
      <w:r>
        <w:rPr>
          <w:sz w:val="20"/>
          <w:szCs w:val="20"/>
        </w:rPr>
        <w:t xml:space="preserve">See 2.3 for estimation overages etc.  - look for another section for this to belong in outside of acceptance. </w:t>
      </w:r>
    </w:p>
  </w:comment>
  <w:comment w:id="75" w:author="Kathryn Murphy" w:date="2026-02-27T10:45:00Z" w:initials="KM">
    <w:p w14:paraId="60F2D4FE" w14:textId="77777777" w:rsidR="004E4F96" w:rsidRDefault="004E4F96" w:rsidP="004E4F96">
      <w:r>
        <w:rPr>
          <w:rStyle w:val="CommentReference"/>
        </w:rPr>
        <w:annotationRef/>
      </w:r>
      <w:r>
        <w:rPr>
          <w:sz w:val="20"/>
          <w:szCs w:val="20"/>
        </w:rPr>
        <w:t>Agreed to language move to Project Governance</w:t>
      </w:r>
    </w:p>
  </w:comment>
  <w:comment w:id="85" w:author="Gandara, Sun" w:date="2026-02-18T14:18:00Z" w:initials="SG">
    <w:p w14:paraId="0A703FF5" w14:textId="77777777" w:rsidR="00BE3D73" w:rsidRDefault="00BE3D73" w:rsidP="00BE3D73">
      <w:pPr>
        <w:pStyle w:val="CommentText"/>
        <w:ind w:left="0"/>
      </w:pPr>
      <w:r>
        <w:rPr>
          <w:rStyle w:val="CommentReference"/>
        </w:rPr>
        <w:annotationRef/>
      </w:r>
      <w:r>
        <w:t>We need UX /Design resource</w:t>
      </w:r>
    </w:p>
  </w:comment>
  <w:comment w:id="86" w:author="Angina, Kate [2]" w:date="1900-01-01T00:00:00Z" w:initials="AK">
    <w:p w14:paraId="4B9D9ABF" w14:textId="1DDFA5C5" w:rsidR="002A5E81" w:rsidRDefault="002A5E81">
      <w:pPr>
        <w:pStyle w:val="CommentText"/>
      </w:pPr>
      <w:r>
        <w:rPr>
          <w:rStyle w:val="CommentReference"/>
        </w:rPr>
        <w:annotationRef/>
      </w:r>
      <w:r w:rsidRPr="73DCBA56">
        <w:t>Orases, please include this role to the list</w:t>
      </w:r>
    </w:p>
  </w:comment>
  <w:comment w:id="87" w:author="Kathryn Murphy" w:date="2026-02-24T16:20:00Z" w:initials="KM">
    <w:p w14:paraId="4A55FA58" w14:textId="77777777" w:rsidR="00D93029" w:rsidRDefault="00D93029" w:rsidP="00FA773B">
      <w:r>
        <w:rPr>
          <w:rStyle w:val="CommentReference"/>
        </w:rPr>
        <w:annotationRef/>
      </w:r>
      <w:r>
        <w:rPr>
          <w:sz w:val="20"/>
          <w:szCs w:val="20"/>
        </w:rPr>
        <w:t xml:space="preserve">What does fails to meet mean? </w:t>
      </w:r>
    </w:p>
  </w:comment>
  <w:comment w:id="88" w:author="Kathryn Murphy" w:date="2026-02-24T16:23:00Z" w:initials="KM">
    <w:p w14:paraId="5F71D8A9" w14:textId="77777777" w:rsidR="00D93029" w:rsidRDefault="00D93029" w:rsidP="00FA773B">
      <w:r>
        <w:rPr>
          <w:rStyle w:val="CommentReference"/>
        </w:rPr>
        <w:annotationRef/>
      </w:r>
      <w:r>
        <w:rPr>
          <w:sz w:val="20"/>
          <w:szCs w:val="20"/>
        </w:rPr>
        <w:t>How can we make the plan mutual to make sure that the plan is something that can result in a successful result</w:t>
      </w:r>
    </w:p>
  </w:comment>
  <w:comment w:id="89" w:author="Kathryn Murphy" w:date="2026-02-24T18:31:00Z" w:initials="KM">
    <w:p w14:paraId="2D91AB4E" w14:textId="77777777" w:rsidR="00D93029" w:rsidRDefault="00D93029" w:rsidP="00DC3053">
      <w:r>
        <w:rPr>
          <w:rStyle w:val="CommentReference"/>
        </w:rPr>
        <w:annotationRef/>
      </w:r>
      <w:r>
        <w:rPr>
          <w:sz w:val="20"/>
          <w:szCs w:val="20"/>
        </w:rPr>
        <w:t xml:space="preserve">See 2.3 for estimation overages etc.  - look for another section for this to belong in outside of acceptance. </w:t>
      </w:r>
    </w:p>
  </w:comment>
  <w:comment w:id="90" w:author="Kathryn Murphy" w:date="2026-02-27T10:45:00Z" w:initials="KM">
    <w:p w14:paraId="486595FE" w14:textId="77777777" w:rsidR="00D93029" w:rsidRDefault="00D93029" w:rsidP="004E4F96">
      <w:r>
        <w:rPr>
          <w:rStyle w:val="CommentReference"/>
        </w:rPr>
        <w:annotationRef/>
      </w:r>
      <w:r>
        <w:rPr>
          <w:sz w:val="20"/>
          <w:szCs w:val="20"/>
        </w:rPr>
        <w:t>Agreed to language move to Project Governance</w:t>
      </w:r>
    </w:p>
  </w:comment>
  <w:comment w:id="93" w:author="Gilstrap, Joshua" w:date="2026-02-17T10:28:00Z" w:initials="GJ">
    <w:p w14:paraId="50F9355A" w14:textId="7AF97AAD" w:rsidR="00417FC1" w:rsidRDefault="00417FC1">
      <w:pPr>
        <w:pStyle w:val="CommentText"/>
      </w:pPr>
      <w:r>
        <w:rPr>
          <w:rStyle w:val="CommentReference"/>
        </w:rPr>
        <w:annotationRef/>
      </w:r>
      <w:r w:rsidRPr="0A67D2D7">
        <w:t>Same as above</w:t>
      </w:r>
    </w:p>
  </w:comment>
  <w:comment w:id="94" w:author="Angina, Kate [2]" w:date="2026-02-19T10:59:00Z" w:initials="AK">
    <w:p w14:paraId="265F8485" w14:textId="60B4E374" w:rsidR="002A5E81" w:rsidRDefault="002A5E81">
      <w:pPr>
        <w:pStyle w:val="CommentText"/>
      </w:pPr>
      <w:r>
        <w:rPr>
          <w:rStyle w:val="CommentReference"/>
        </w:rPr>
        <w:annotationRef/>
      </w:r>
      <w:r w:rsidRPr="136A980F">
        <w:t>Added reference to the billing dependency for Defects above.</w:t>
      </w:r>
    </w:p>
  </w:comment>
  <w:comment w:id="114" w:author="Kathryn Murphy" w:date="2026-02-24T16:42:00Z" w:initials="KM">
    <w:p w14:paraId="76E98367" w14:textId="77777777" w:rsidR="007162B8" w:rsidRDefault="007162B8" w:rsidP="007162B8">
      <w:r>
        <w:rPr>
          <w:rStyle w:val="CommentReference"/>
        </w:rPr>
        <w:annotationRef/>
      </w:r>
      <w:r>
        <w:rPr>
          <w:sz w:val="20"/>
          <w:szCs w:val="20"/>
        </w:rPr>
        <w:t xml:space="preserve">Let's talk through intent - we feel like this is already covered in the Project Governance and the Project Planning. </w:t>
      </w:r>
    </w:p>
  </w:comment>
  <w:comment w:id="115" w:author="Kathryn Murphy" w:date="2026-02-27T11:01:00Z" w:initials="KM">
    <w:p w14:paraId="7D6912E6" w14:textId="77777777" w:rsidR="00C33930" w:rsidRDefault="00C33930" w:rsidP="00C33930">
      <w:r>
        <w:rPr>
          <w:rStyle w:val="CommentReference"/>
        </w:rPr>
        <w:annotationRef/>
      </w:r>
      <w:r>
        <w:rPr>
          <w:sz w:val="20"/>
          <w:szCs w:val="20"/>
        </w:rPr>
        <w:t>Kat to update Section 2 project plan and analysis to include risk/responsibilities etc</w:t>
      </w:r>
    </w:p>
  </w:comment>
  <w:comment w:id="116" w:author="Kathryn Murphy" w:date="2026-02-27T12:01:00Z" w:initials="KM">
    <w:p w14:paraId="511AC40A" w14:textId="77777777" w:rsidR="002514B4" w:rsidRDefault="002514B4" w:rsidP="002514B4">
      <w:r>
        <w:rPr>
          <w:rStyle w:val="CommentReference"/>
        </w:rPr>
        <w:annotationRef/>
      </w:r>
      <w:r>
        <w:rPr>
          <w:sz w:val="20"/>
          <w:szCs w:val="20"/>
        </w:rPr>
        <w:t>Kate - see additions to Section 2 with regard to Risk Register and Responsibility Matrix</w:t>
      </w:r>
    </w:p>
  </w:comment>
  <w:comment w:id="143" w:author="Angina, Kate" w:date="2026-01-22T15:12:00Z" w:initials="KA">
    <w:p w14:paraId="1360D79A" w14:textId="55F20239" w:rsidR="003C27A1" w:rsidRDefault="003C27A1" w:rsidP="003C27A1">
      <w:pPr>
        <w:pStyle w:val="CommentText"/>
        <w:ind w:left="0"/>
      </w:pPr>
      <w:r>
        <w:rPr>
          <w:rStyle w:val="CommentReference"/>
        </w:rPr>
        <w:annotationRef/>
      </w:r>
      <w:r>
        <w:t xml:space="preserve">Orases, Can we change the language here that the final choice would be on Orases team, but with </w:t>
      </w:r>
      <w:r w:rsidR="0047631C">
        <w:t>CLIENT</w:t>
      </w:r>
      <w:r>
        <w:t xml:space="preserve">’s consultation/approval, especially for the cases if Duke’s tooling needed, and with proper access as needed. </w:t>
      </w:r>
    </w:p>
  </w:comment>
  <w:comment w:id="150" w:author="Kathryn Murphy" w:date="2026-02-24T16:57:00Z" w:initials="KM">
    <w:p w14:paraId="47F0CDFD" w14:textId="77777777" w:rsidR="000A13BF" w:rsidRDefault="0033225D" w:rsidP="000A13BF">
      <w:r>
        <w:rPr>
          <w:rStyle w:val="CommentReference"/>
        </w:rPr>
        <w:annotationRef/>
      </w:r>
      <w:r w:rsidR="000A13BF">
        <w:rPr>
          <w:sz w:val="20"/>
          <w:szCs w:val="20"/>
        </w:rPr>
        <w:t>If having these periods is a non-negotiable for DE - we would want to align with the terminology in Section 2 and match the full timeline in the Sales Document which is 15 months at a minimum</w:t>
      </w:r>
    </w:p>
  </w:comment>
  <w:comment w:id="175" w:author="Angina, Kate [2]" w:date="2026-01-21T15:30:00Z" w:initials="AK">
    <w:p w14:paraId="414CD3DB" w14:textId="77777777" w:rsidR="00EB6B62" w:rsidRDefault="00EB6B62" w:rsidP="00EB6B62">
      <w:pPr>
        <w:pStyle w:val="CommentText"/>
      </w:pPr>
      <w:r>
        <w:rPr>
          <w:rStyle w:val="CommentReference"/>
        </w:rPr>
        <w:annotationRef/>
      </w:r>
      <w:r w:rsidRPr="665084CD">
        <w:t>Check later, depending on the payment approach and suggested team composition.</w:t>
      </w:r>
    </w:p>
  </w:comment>
  <w:comment w:id="179" w:author="Kathryn Murphy" w:date="2026-02-09T20:32:00Z" w:initials="KM">
    <w:p w14:paraId="01520188" w14:textId="77777777" w:rsidR="00EF548B" w:rsidRDefault="00EF548B" w:rsidP="00EF548B">
      <w:r>
        <w:rPr>
          <w:rStyle w:val="CommentReference"/>
        </w:rPr>
        <w:annotationRef/>
      </w:r>
      <w:r>
        <w:rPr>
          <w:sz w:val="20"/>
          <w:szCs w:val="20"/>
        </w:rPr>
        <w:t>If we can get to more agreeable payment terms we are happy to move to one a month invoices</w:t>
      </w:r>
    </w:p>
  </w:comment>
  <w:comment w:id="181" w:author="Angina, Kate" w:date="2026-01-22T15:32:00Z" w:initials="KA">
    <w:p w14:paraId="5653AEFB" w14:textId="77777777" w:rsidR="0083230C" w:rsidRDefault="00455EFB" w:rsidP="0083230C">
      <w:pPr>
        <w:pStyle w:val="CommentText"/>
        <w:ind w:left="0"/>
      </w:pPr>
      <w:r>
        <w:rPr>
          <w:rStyle w:val="CommentReference"/>
        </w:rPr>
        <w:annotationRef/>
      </w:r>
      <w:r w:rsidR="0083230C">
        <w:t>We would like to freeze the rates for the term of the contracts.</w:t>
      </w:r>
    </w:p>
  </w:comment>
  <w:comment w:id="182" w:author="Kathryn Murphy" w:date="2026-02-09T15:43:00Z" w:initials="KM">
    <w:p w14:paraId="16758C5B" w14:textId="77777777" w:rsidR="00B30BB7" w:rsidRDefault="00B30BB7" w:rsidP="00B30BB7">
      <w:r>
        <w:rPr>
          <w:rStyle w:val="CommentReference"/>
        </w:rPr>
        <w:annotationRef/>
      </w:r>
      <w:r>
        <w:rPr>
          <w:sz w:val="20"/>
          <w:szCs w:val="20"/>
        </w:rPr>
        <w:t>As discussed during meeting since Term can continue this is agreeable at once per year but not within the first year</w:t>
      </w:r>
    </w:p>
  </w:comment>
  <w:comment w:id="184" w:author="Angina, Kate" w:date="2026-02-23T09:28:00Z" w:initials="KA">
    <w:p w14:paraId="7BC09390" w14:textId="77777777" w:rsidR="002A5E81" w:rsidRDefault="002A5E81" w:rsidP="002A5E81">
      <w:pPr>
        <w:pStyle w:val="CommentText"/>
        <w:ind w:left="0"/>
      </w:pPr>
      <w:r>
        <w:rPr>
          <w:rStyle w:val="CommentReference"/>
        </w:rPr>
        <w:annotationRef/>
      </w:r>
      <w:r>
        <w:t>To be discussed later</w:t>
      </w:r>
    </w:p>
  </w:comment>
  <w:comment w:id="185" w:author="Kathryn Murphy" w:date="2026-02-27T12:29:00Z" w:initials="KM">
    <w:p w14:paraId="214CDE03" w14:textId="77777777" w:rsidR="00E01443" w:rsidRDefault="00E01443" w:rsidP="00E01443">
      <w:r>
        <w:rPr>
          <w:rStyle w:val="CommentReference"/>
        </w:rPr>
        <w:annotationRef/>
      </w:r>
      <w:r>
        <w:rPr>
          <w:sz w:val="20"/>
          <w:szCs w:val="20"/>
        </w:rPr>
        <w:t>Per call updated to net45 and moved to 1 invoice per month</w:t>
      </w:r>
    </w:p>
  </w:comment>
  <w:comment w:id="192" w:author="Kathryn Murphy" w:date="2026-02-27T13:55:00Z" w:initials="KM">
    <w:p w14:paraId="3990823D" w14:textId="77777777" w:rsidR="00265875" w:rsidRDefault="00265875" w:rsidP="00265875">
      <w:r>
        <w:rPr>
          <w:rStyle w:val="CommentReference"/>
        </w:rPr>
        <w:annotationRef/>
      </w:r>
      <w:r>
        <w:rPr>
          <w:sz w:val="20"/>
          <w:szCs w:val="20"/>
        </w:rPr>
        <w:t>Confirming this is now covered under the Warranty in Section 2.8.9</w:t>
      </w:r>
    </w:p>
  </w:comment>
  <w:comment w:id="191" w:author="Kathryn Murphy" w:date="2026-02-09T17:56:00Z" w:initials="KM">
    <w:p w14:paraId="130EA37A" w14:textId="6C8BB253" w:rsidR="00467FC8" w:rsidRDefault="00467FC8" w:rsidP="00467FC8">
      <w:r>
        <w:rPr>
          <w:rStyle w:val="CommentReference"/>
        </w:rPr>
        <w:annotationRef/>
      </w:r>
      <w:r>
        <w:rPr>
          <w:sz w:val="20"/>
          <w:szCs w:val="20"/>
        </w:rPr>
        <w:t xml:space="preserve">needs review once MSA is approved for alignment and process. </w:t>
      </w:r>
    </w:p>
  </w:comment>
  <w:comment w:id="216" w:author="Kathryn Murphy" w:date="2026-02-27T15:00:00Z" w:initials="KM">
    <w:p w14:paraId="44C7BDE7" w14:textId="77777777" w:rsidR="00ED5C78" w:rsidRDefault="00ED5C78" w:rsidP="00ED5C78">
      <w:r>
        <w:rPr>
          <w:rStyle w:val="CommentReference"/>
        </w:rPr>
        <w:annotationRef/>
      </w:r>
      <w:r>
        <w:rPr>
          <w:sz w:val="20"/>
          <w:szCs w:val="20"/>
        </w:rPr>
        <w:t>@kate for you to complete</w:t>
      </w:r>
    </w:p>
  </w:comment>
  <w:comment w:id="222" w:author="Kathryn Murphy" w:date="2026-02-27T15:00:00Z" w:initials="KM">
    <w:p w14:paraId="28A0244F" w14:textId="77777777" w:rsidR="00ED5C78" w:rsidRDefault="00ED5C78" w:rsidP="00ED5C78">
      <w:r>
        <w:rPr>
          <w:rStyle w:val="CommentReference"/>
        </w:rPr>
        <w:annotationRef/>
      </w:r>
      <w:r>
        <w:rPr>
          <w:sz w:val="20"/>
          <w:szCs w:val="20"/>
        </w:rPr>
        <w:t>@Kate for you to complete</w:t>
      </w:r>
    </w:p>
  </w:comment>
  <w:comment w:id="224" w:author="Kathryn Murphy" w:date="2026-02-09T18:03:00Z" w:initials="KM">
    <w:p w14:paraId="7273D4BF" w14:textId="77777777" w:rsidR="007B7F57" w:rsidRDefault="007B7F57" w:rsidP="007B7F57">
      <w:r>
        <w:rPr>
          <w:rStyle w:val="CommentReference"/>
        </w:rPr>
        <w:annotationRef/>
      </w:r>
      <w:r>
        <w:rPr>
          <w:sz w:val="20"/>
          <w:szCs w:val="20"/>
        </w:rPr>
        <w:t>what is this related to?</w:t>
      </w:r>
    </w:p>
  </w:comment>
  <w:comment w:id="225" w:author="Angina, Kate [2]" w:date="2026-02-19T12:57:00Z" w:initials="AK">
    <w:p w14:paraId="694B8092" w14:textId="660C87AB" w:rsidR="002A5E81" w:rsidRDefault="002A5E81">
      <w:pPr>
        <w:pStyle w:val="CommentText"/>
      </w:pPr>
      <w:r>
        <w:rPr>
          <w:rStyle w:val="CommentReference"/>
        </w:rPr>
        <w:annotationRef/>
      </w:r>
      <w:r w:rsidRPr="428E4F1D">
        <w:t>In case team will need specific report, that is not established yet, but could be need for the business purposes further. For example - upload in Excel report on weekly installs of the app.</w:t>
      </w:r>
    </w:p>
  </w:comment>
  <w:comment w:id="226" w:author="Kathryn Murphy" w:date="2026-02-24T17:10:00Z" w:initials="KM">
    <w:p w14:paraId="71EEC554" w14:textId="77777777" w:rsidR="00502EE7" w:rsidRDefault="00502EE7" w:rsidP="00502EE7">
      <w:r>
        <w:rPr>
          <w:rStyle w:val="CommentReference"/>
        </w:rPr>
        <w:annotationRef/>
      </w:r>
      <w:r>
        <w:rPr>
          <w:sz w:val="20"/>
          <w:szCs w:val="20"/>
        </w:rPr>
        <w:t>I'm still not understanding, wouldn't any reports be covered under the scope of the agreement and defined during the analysis phases and approved as in scope of the project?</w:t>
      </w:r>
    </w:p>
  </w:comment>
  <w:comment w:id="227" w:author="Kathryn Murphy" w:date="2026-02-27T11:17:00Z" w:initials="KM">
    <w:p w14:paraId="53400BBE" w14:textId="77777777" w:rsidR="003A6943" w:rsidRDefault="003A6943" w:rsidP="003A6943">
      <w:r>
        <w:rPr>
          <w:rStyle w:val="CommentReference"/>
        </w:rPr>
        <w:annotationRef/>
      </w:r>
      <w:r>
        <w:rPr>
          <w:sz w:val="20"/>
          <w:szCs w:val="20"/>
        </w:rPr>
        <w:t>add reference to section 2 for scoping and prioritization</w:t>
      </w:r>
    </w:p>
  </w:comment>
  <w:comment w:id="228" w:author="Kathryn Murphy" w:date="2026-02-11T15:46:00Z" w:initials="KM">
    <w:p w14:paraId="4A098A38" w14:textId="77777777" w:rsidR="007739A3" w:rsidRDefault="007739A3" w:rsidP="007739A3">
      <w:r>
        <w:rPr>
          <w:rStyle w:val="CommentReference"/>
        </w:rPr>
        <w:annotationRef/>
      </w:r>
      <w:r>
        <w:rPr>
          <w:sz w:val="20"/>
          <w:szCs w:val="20"/>
        </w:rPr>
        <w:t>added</w:t>
      </w:r>
    </w:p>
  </w:comment>
  <w:comment w:id="229" w:author="Angina, Kate" w:date="2026-01-22T16:24:00Z" w:initials="KA">
    <w:p w14:paraId="64B6E6DA" w14:textId="77777777" w:rsidR="00AD12AB" w:rsidRDefault="00380DD2" w:rsidP="00AD12AB">
      <w:pPr>
        <w:pStyle w:val="CommentText"/>
        <w:ind w:left="0"/>
      </w:pPr>
      <w:r>
        <w:rPr>
          <w:rStyle w:val="CommentReference"/>
        </w:rPr>
        <w:annotationRef/>
      </w:r>
      <w:r w:rsidR="00AD12AB">
        <w:t>The main position stays the same - this app will have a separate branding from DE, but since some parts of the app would be connected to the DE and their regulated part of the customers, there might be some of the small items that would require adherence to the DE standards specifically.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0F2F0" w15:done="1"/>
  <w15:commentEx w15:paraId="761C202F" w15:done="1"/>
  <w15:commentEx w15:paraId="021AA5A3" w15:done="1"/>
  <w15:commentEx w15:paraId="1E80A6EF" w15:paraIdParent="021AA5A3" w15:done="1"/>
  <w15:commentEx w15:paraId="3C0E61E0" w15:done="1"/>
  <w15:commentEx w15:paraId="267A6220" w15:paraIdParent="3C0E61E0" w15:done="1"/>
  <w15:commentEx w15:paraId="03E1A00A" w15:done="1"/>
  <w15:commentEx w15:paraId="062DC218" w15:paraIdParent="03E1A00A" w15:done="1"/>
  <w15:commentEx w15:paraId="2F41D969" w15:done="0"/>
  <w15:commentEx w15:paraId="25B125E5" w15:paraIdParent="2F41D969" w15:done="0"/>
  <w15:commentEx w15:paraId="08788013" w15:done="0"/>
  <w15:commentEx w15:paraId="7CE58CE5" w15:paraIdParent="08788013" w15:done="0"/>
  <w15:commentEx w15:paraId="156028AF" w15:paraIdParent="08788013" w15:done="0"/>
  <w15:commentEx w15:paraId="60F2D4FE" w15:paraIdParent="08788013" w15:done="0"/>
  <w15:commentEx w15:paraId="0A703FF5" w15:done="0"/>
  <w15:commentEx w15:paraId="4B9D9ABF" w15:paraIdParent="0A703FF5" w15:done="0"/>
  <w15:commentEx w15:paraId="4A55FA58" w15:done="1"/>
  <w15:commentEx w15:paraId="5F71D8A9" w15:paraIdParent="4A55FA58" w15:done="1"/>
  <w15:commentEx w15:paraId="2D91AB4E" w15:paraIdParent="4A55FA58" w15:done="1"/>
  <w15:commentEx w15:paraId="486595FE" w15:paraIdParent="4A55FA58" w15:done="1"/>
  <w15:commentEx w15:paraId="50F9355A" w15:done="1"/>
  <w15:commentEx w15:paraId="265F8485" w15:paraIdParent="50F9355A" w15:done="1"/>
  <w15:commentEx w15:paraId="76E98367" w15:done="0"/>
  <w15:commentEx w15:paraId="7D6912E6" w15:paraIdParent="76E98367" w15:done="0"/>
  <w15:commentEx w15:paraId="511AC40A" w15:paraIdParent="76E98367" w15:done="0"/>
  <w15:commentEx w15:paraId="1360D79A" w15:done="1"/>
  <w15:commentEx w15:paraId="47F0CDFD" w15:done="1"/>
  <w15:commentEx w15:paraId="414CD3DB" w15:done="0"/>
  <w15:commentEx w15:paraId="01520188" w15:done="0"/>
  <w15:commentEx w15:paraId="5653AEFB" w15:done="1"/>
  <w15:commentEx w15:paraId="16758C5B" w15:paraIdParent="5653AEFB" w15:done="1"/>
  <w15:commentEx w15:paraId="7BC09390" w15:done="0"/>
  <w15:commentEx w15:paraId="214CDE03" w15:paraIdParent="7BC09390" w15:done="0"/>
  <w15:commentEx w15:paraId="3990823D" w15:done="0"/>
  <w15:commentEx w15:paraId="130EA37A" w15:done="0"/>
  <w15:commentEx w15:paraId="44C7BDE7" w15:done="0"/>
  <w15:commentEx w15:paraId="28A0244F" w15:done="0"/>
  <w15:commentEx w15:paraId="7273D4BF" w15:done="0"/>
  <w15:commentEx w15:paraId="694B8092" w15:paraIdParent="7273D4BF" w15:done="0"/>
  <w15:commentEx w15:paraId="71EEC554" w15:paraIdParent="7273D4BF" w15:done="0"/>
  <w15:commentEx w15:paraId="53400BBE" w15:paraIdParent="7273D4BF" w15:done="0"/>
  <w15:commentEx w15:paraId="4A098A38" w15:done="1"/>
  <w15:commentEx w15:paraId="64B6E6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5DA7B3" w16cex:dateUtc="2026-01-22T19:44:00Z"/>
  <w16cex:commentExtensible w16cex:durableId="03D60352" w16cex:dateUtc="2026-02-18T19:04:00Z"/>
  <w16cex:commentExtensible w16cex:durableId="70F78F6F" w16cex:dateUtc="2026-01-22T19:51:00Z"/>
  <w16cex:commentExtensible w16cex:durableId="0D346604" w16cex:dateUtc="2026-02-09T19:53:00Z"/>
  <w16cex:commentExtensible w16cex:durableId="04877BB3" w16cex:dateUtc="2026-01-22T19:56:00Z"/>
  <w16cex:commentExtensible w16cex:durableId="5F8EE207" w16cex:dateUtc="2026-02-09T19:54:00Z"/>
  <w16cex:commentExtensible w16cex:durableId="08A0932E" w16cex:dateUtc="2026-01-22T19:55:00Z"/>
  <w16cex:commentExtensible w16cex:durableId="29C70F60" w16cex:dateUtc="2026-02-09T18:40:00Z"/>
  <w16cex:commentExtensible w16cex:durableId="163EBC0B" w16cex:dateUtc="2026-02-24T23:21:00Z"/>
  <w16cex:commentExtensible w16cex:durableId="5A1FD1DB" w16cex:dateUtc="2026-02-27T16:46:00Z"/>
  <w16cex:commentExtensible w16cex:durableId="3CBB3395" w16cex:dateUtc="2026-02-24T21:20:00Z"/>
  <w16cex:commentExtensible w16cex:durableId="22626FC9" w16cex:dateUtc="2026-02-24T21:23:00Z"/>
  <w16cex:commentExtensible w16cex:durableId="64846DBA" w16cex:dateUtc="2026-02-24T23:31:00Z"/>
  <w16cex:commentExtensible w16cex:durableId="57043DF7" w16cex:dateUtc="2026-02-27T15:45:00Z"/>
  <w16cex:commentExtensible w16cex:durableId="0A3A141F" w16cex:dateUtc="2026-02-18T19:18:00Z"/>
  <w16cex:commentExtensible w16cex:durableId="3738DB54" w16cex:dateUtc="2026-02-18T19:30:00Z"/>
  <w16cex:commentExtensible w16cex:durableId="19C0919F" w16cex:dateUtc="2026-02-24T21:20:00Z"/>
  <w16cex:commentExtensible w16cex:durableId="798DE23D" w16cex:dateUtc="2026-02-24T21:23:00Z"/>
  <w16cex:commentExtensible w16cex:durableId="16A514F5" w16cex:dateUtc="2026-02-24T23:31:00Z"/>
  <w16cex:commentExtensible w16cex:durableId="3C798616" w16cex:dateUtc="2026-02-27T15:45:00Z"/>
  <w16cex:commentExtensible w16cex:durableId="3D81511E" w16cex:dateUtc="2026-02-17T15:28:00Z"/>
  <w16cex:commentExtensible w16cex:durableId="1044AAA9" w16cex:dateUtc="2026-02-19T15:59:00Z"/>
  <w16cex:commentExtensible w16cex:durableId="4A5BD600" w16cex:dateUtc="2026-02-24T21:42:00Z"/>
  <w16cex:commentExtensible w16cex:durableId="0DE1B517" w16cex:dateUtc="2026-02-27T16:01:00Z"/>
  <w16cex:commentExtensible w16cex:durableId="7AC451E5" w16cex:dateUtc="2026-02-27T17:01:00Z"/>
  <w16cex:commentExtensible w16cex:durableId="5F9741E1" w16cex:dateUtc="2026-01-22T20:12:00Z"/>
  <w16cex:commentExtensible w16cex:durableId="14EFBB29" w16cex:dateUtc="2026-02-24T21:57:00Z"/>
  <w16cex:commentExtensible w16cex:durableId="01A34DF5" w16cex:dateUtc="2026-01-21T20:30:00Z"/>
  <w16cex:commentExtensible w16cex:durableId="2CFC5527" w16cex:dateUtc="2026-02-10T01:32:00Z"/>
  <w16cex:commentExtensible w16cex:durableId="3B08DACA" w16cex:dateUtc="2026-01-22T20:32:00Z"/>
  <w16cex:commentExtensible w16cex:durableId="7C0386B5" w16cex:dateUtc="2026-02-09T20:43:00Z"/>
  <w16cex:commentExtensible w16cex:durableId="5ED33D19" w16cex:dateUtc="2026-02-23T14:28:00Z"/>
  <w16cex:commentExtensible w16cex:durableId="3FD80D71" w16cex:dateUtc="2026-02-27T17:29:00Z"/>
  <w16cex:commentExtensible w16cex:durableId="52BFBBA6" w16cex:dateUtc="2026-02-27T18:55:00Z"/>
  <w16cex:commentExtensible w16cex:durableId="0A974141" w16cex:dateUtc="2026-02-09T22:56:00Z"/>
  <w16cex:commentExtensible w16cex:durableId="78EB881F" w16cex:dateUtc="2026-02-27T20:00:00Z"/>
  <w16cex:commentExtensible w16cex:durableId="33DBCAE9" w16cex:dateUtc="2026-02-27T20:00:00Z"/>
  <w16cex:commentExtensible w16cex:durableId="3122764D" w16cex:dateUtc="2026-02-09T23:03:00Z"/>
  <w16cex:commentExtensible w16cex:durableId="4DBD246C" w16cex:dateUtc="2026-02-19T17:57:00Z"/>
  <w16cex:commentExtensible w16cex:durableId="6C877FBA" w16cex:dateUtc="2026-02-24T22:10:00Z"/>
  <w16cex:commentExtensible w16cex:durableId="20E4374B" w16cex:dateUtc="2026-02-27T16:17:00Z"/>
  <w16cex:commentExtensible w16cex:durableId="1493901A" w16cex:dateUtc="2026-02-11T20:46:00Z"/>
  <w16cex:commentExtensible w16cex:durableId="4178BA80" w16cex:dateUtc="2026-01-22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0F2F0" w16cid:durableId="045DA7B3"/>
  <w16cid:commentId w16cid:paraId="761C202F" w16cid:durableId="03D60352"/>
  <w16cid:commentId w16cid:paraId="021AA5A3" w16cid:durableId="70F78F6F"/>
  <w16cid:commentId w16cid:paraId="1E80A6EF" w16cid:durableId="0D346604"/>
  <w16cid:commentId w16cid:paraId="3C0E61E0" w16cid:durableId="04877BB3"/>
  <w16cid:commentId w16cid:paraId="267A6220" w16cid:durableId="5F8EE207"/>
  <w16cid:commentId w16cid:paraId="03E1A00A" w16cid:durableId="08A0932E"/>
  <w16cid:commentId w16cid:paraId="062DC218" w16cid:durableId="29C70F60"/>
  <w16cid:commentId w16cid:paraId="2F41D969" w16cid:durableId="163EBC0B"/>
  <w16cid:commentId w16cid:paraId="25B125E5" w16cid:durableId="5A1FD1DB"/>
  <w16cid:commentId w16cid:paraId="08788013" w16cid:durableId="3CBB3395"/>
  <w16cid:commentId w16cid:paraId="7CE58CE5" w16cid:durableId="22626FC9"/>
  <w16cid:commentId w16cid:paraId="156028AF" w16cid:durableId="64846DBA"/>
  <w16cid:commentId w16cid:paraId="60F2D4FE" w16cid:durableId="57043DF7"/>
  <w16cid:commentId w16cid:paraId="0A703FF5" w16cid:durableId="0A3A141F"/>
  <w16cid:commentId w16cid:paraId="4B9D9ABF" w16cid:durableId="3738DB54"/>
  <w16cid:commentId w16cid:paraId="4A55FA58" w16cid:durableId="19C0919F"/>
  <w16cid:commentId w16cid:paraId="5F71D8A9" w16cid:durableId="798DE23D"/>
  <w16cid:commentId w16cid:paraId="2D91AB4E" w16cid:durableId="16A514F5"/>
  <w16cid:commentId w16cid:paraId="486595FE" w16cid:durableId="3C798616"/>
  <w16cid:commentId w16cid:paraId="50F9355A" w16cid:durableId="3D81511E"/>
  <w16cid:commentId w16cid:paraId="265F8485" w16cid:durableId="1044AAA9"/>
  <w16cid:commentId w16cid:paraId="76E98367" w16cid:durableId="4A5BD600"/>
  <w16cid:commentId w16cid:paraId="7D6912E6" w16cid:durableId="0DE1B517"/>
  <w16cid:commentId w16cid:paraId="511AC40A" w16cid:durableId="7AC451E5"/>
  <w16cid:commentId w16cid:paraId="1360D79A" w16cid:durableId="5F9741E1"/>
  <w16cid:commentId w16cid:paraId="47F0CDFD" w16cid:durableId="14EFBB29"/>
  <w16cid:commentId w16cid:paraId="414CD3DB" w16cid:durableId="01A34DF5"/>
  <w16cid:commentId w16cid:paraId="01520188" w16cid:durableId="2CFC5527"/>
  <w16cid:commentId w16cid:paraId="5653AEFB" w16cid:durableId="3B08DACA"/>
  <w16cid:commentId w16cid:paraId="16758C5B" w16cid:durableId="7C0386B5"/>
  <w16cid:commentId w16cid:paraId="7BC09390" w16cid:durableId="5ED33D19"/>
  <w16cid:commentId w16cid:paraId="214CDE03" w16cid:durableId="3FD80D71"/>
  <w16cid:commentId w16cid:paraId="3990823D" w16cid:durableId="52BFBBA6"/>
  <w16cid:commentId w16cid:paraId="130EA37A" w16cid:durableId="0A974141"/>
  <w16cid:commentId w16cid:paraId="44C7BDE7" w16cid:durableId="78EB881F"/>
  <w16cid:commentId w16cid:paraId="28A0244F" w16cid:durableId="33DBCAE9"/>
  <w16cid:commentId w16cid:paraId="7273D4BF" w16cid:durableId="3122764D"/>
  <w16cid:commentId w16cid:paraId="694B8092" w16cid:durableId="4DBD246C"/>
  <w16cid:commentId w16cid:paraId="71EEC554" w16cid:durableId="6C877FBA"/>
  <w16cid:commentId w16cid:paraId="53400BBE" w16cid:durableId="20E4374B"/>
  <w16cid:commentId w16cid:paraId="4A098A38" w16cid:durableId="1493901A"/>
  <w16cid:commentId w16cid:paraId="64B6E6DA" w16cid:durableId="4178B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91A1" w14:textId="77777777" w:rsidR="00214FD4" w:rsidRDefault="00214FD4">
      <w:pPr>
        <w:spacing w:line="240" w:lineRule="auto"/>
      </w:pPr>
      <w:r>
        <w:separator/>
      </w:r>
    </w:p>
  </w:endnote>
  <w:endnote w:type="continuationSeparator" w:id="0">
    <w:p w14:paraId="62F05EB6" w14:textId="77777777" w:rsidR="00214FD4" w:rsidRDefault="00214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709039E-A1A6-C648-A9D4-F9919AA35C59}"/>
    <w:embedBold r:id="rId2" w:fontKey="{3D7A96FD-D804-EA4B-B1E1-95C493F94FCD}"/>
  </w:font>
  <w:font w:name="Symbol">
    <w:panose1 w:val="05050102010706020507"/>
    <w:charset w:val="02"/>
    <w:family w:val="decorative"/>
    <w:pitch w:val="variable"/>
    <w:sig w:usb0="00000000" w:usb1="10000000" w:usb2="00000000" w:usb3="00000000" w:csb0="80000000" w:csb1="00000000"/>
    <w:embedRegular r:id="rId3" w:fontKey="{C872A17E-7D47-7E49-88C0-130BA784A803}"/>
  </w:font>
  <w:font w:name="Courier New">
    <w:panose1 w:val="02070309020205020404"/>
    <w:charset w:val="00"/>
    <w:family w:val="modern"/>
    <w:pitch w:val="fixed"/>
    <w:sig w:usb0="E0002EFF" w:usb1="C0007843" w:usb2="00000009" w:usb3="00000000" w:csb0="000001FF" w:csb1="00000000"/>
    <w:embedRegular r:id="rId4" w:fontKey="{3DEAF638-438C-C047-B69B-3F78E6BAB78F}"/>
  </w:font>
  <w:font w:name="Wingdings">
    <w:panose1 w:val="05000000000000000000"/>
    <w:charset w:val="4D"/>
    <w:family w:val="decorative"/>
    <w:pitch w:val="variable"/>
    <w:sig w:usb0="00000003" w:usb1="00000000" w:usb2="00000000" w:usb3="00000000" w:csb0="80000001" w:csb1="00000000"/>
    <w:embedRegular r:id="rId5" w:fontKey="{B654B429-82C1-0C41-8AC6-EEEFD67A0D94}"/>
  </w:font>
  <w:font w:name="Montserrat Light">
    <w:panose1 w:val="00000400000000000000"/>
    <w:charset w:val="00"/>
    <w:family w:val="auto"/>
    <w:pitch w:val="variable"/>
    <w:sig w:usb0="2000020F" w:usb1="00000003" w:usb2="00000000" w:usb3="00000000" w:csb0="00000197" w:csb1="00000000"/>
    <w:embedRegular r:id="rId6" w:fontKey="{633F0ADA-FE29-7740-9D33-3CB3AB56C4D4}"/>
    <w:embedBold r:id="rId7" w:fontKey="{9414E54F-7370-1D46-9B50-2D88F7C21C94}"/>
  </w:font>
  <w:font w:name="Calibri">
    <w:panose1 w:val="020F0502020204030204"/>
    <w:charset w:val="00"/>
    <w:family w:val="swiss"/>
    <w:pitch w:val="variable"/>
    <w:sig w:usb0="E4002EFF" w:usb1="C200247B" w:usb2="00000009" w:usb3="00000000" w:csb0="000001FF" w:csb1="00000000"/>
    <w:embedRegular r:id="rId8" w:fontKey="{D8269FFF-47AA-A044-9B21-A5C9E4F993D3}"/>
    <w:embedItalic r:id="rId9" w:fontKey="{1C0274D7-B044-F84A-87C5-2F861FC1CF08}"/>
  </w:font>
  <w:font w:name="Montserrat">
    <w:panose1 w:val="020B0604020202020204"/>
    <w:charset w:val="4D"/>
    <w:family w:val="auto"/>
    <w:pitch w:val="variable"/>
    <w:sig w:usb0="2000020F" w:usb1="00000003" w:usb2="00000000" w:usb3="00000000" w:csb0="00000197" w:csb1="00000000"/>
    <w:embedRegular r:id="rId10" w:fontKey="{D2B7CBB5-3A36-A341-9503-6616D1807B6B}"/>
    <w:embedBold r:id="rId11" w:fontKey="{95706BFF-03E3-6B40-AFB0-7B294EF18E5D}"/>
    <w:embedItalic r:id="rId12" w:fontKey="{6C48497E-3824-7346-87B3-8622DDB51B89}"/>
  </w:font>
  <w:font w:name="Book Antiqua">
    <w:panose1 w:val="02040602050305030304"/>
    <w:charset w:val="00"/>
    <w:family w:val="roman"/>
    <w:pitch w:val="variable"/>
    <w:sig w:usb0="00000287" w:usb1="00000000" w:usb2="00000000" w:usb3="00000000" w:csb0="0000009F" w:csb1="00000000"/>
    <w:embedRegular r:id="rId13" w:fontKey="{F2BB7C69-8F18-0845-A6D5-7C27676F4C38}"/>
  </w:font>
  <w:font w:name="Cambria">
    <w:panose1 w:val="02040503050406030204"/>
    <w:charset w:val="00"/>
    <w:family w:val="roman"/>
    <w:pitch w:val="variable"/>
    <w:sig w:usb0="E00006FF" w:usb1="420024FF" w:usb2="02000000" w:usb3="00000000" w:csb0="0000019F" w:csb1="00000000"/>
    <w:embedRegular r:id="rId14" w:fontKey="{C50A8D95-DD52-C64E-AF7D-3031B6C484DD}"/>
  </w:font>
  <w:font w:name="Cambria Math">
    <w:panose1 w:val="02040503050406030204"/>
    <w:charset w:val="00"/>
    <w:family w:val="roman"/>
    <w:pitch w:val="variable"/>
    <w:sig w:usb0="E00002FF" w:usb1="420024FF" w:usb2="00000000" w:usb3="00000000" w:csb0="0000019F" w:csb1="00000000"/>
    <w:embedRegular r:id="rId15" w:fontKey="{A9E77419-8DD8-C644-8881-70A98C022121}"/>
  </w:font>
  <w:font w:name="Aptos">
    <w:panose1 w:val="020B0004020202020204"/>
    <w:charset w:val="00"/>
    <w:family w:val="swiss"/>
    <w:pitch w:val="variable"/>
    <w:sig w:usb0="20000287" w:usb1="00000003" w:usb2="00000000" w:usb3="00000000" w:csb0="0000019F" w:csb1="00000000"/>
    <w:embedRegular r:id="rId16" w:fontKey="{75205008-DECF-844B-B2EB-5542709C44A9}"/>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7" w:fontKey="{40CC62CD-9880-A74C-A6D7-62FA0655BE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6111" w14:textId="77777777" w:rsidR="00C81D24" w:rsidRDefault="00E423A5">
    <w:pPr>
      <w:pBdr>
        <w:top w:val="nil"/>
        <w:left w:val="nil"/>
        <w:bottom w:val="nil"/>
        <w:right w:val="nil"/>
        <w:between w:val="nil"/>
      </w:pBdr>
      <w:tabs>
        <w:tab w:val="center" w:pos="4680"/>
        <w:tab w:val="right" w:pos="9360"/>
      </w:tabs>
      <w:spacing w:line="240" w:lineRule="auto"/>
      <w:rPr>
        <w:rFonts w:ascii="Calibri" w:eastAsia="Calibri" w:hAnsi="Calibri" w:cs="Calibri"/>
        <w:color w:val="636363"/>
        <w:highlight w:val="yellow"/>
      </w:rPr>
    </w:pPr>
    <w:r>
      <w:rPr>
        <w:noProof/>
      </w:rPr>
      <w:drawing>
        <wp:anchor distT="19050" distB="19050" distL="19050" distR="19050" simplePos="0" relativeHeight="251658240" behindDoc="0" locked="0" layoutInCell="1" hidden="0" allowOverlap="1" wp14:anchorId="58D86119" wp14:editId="58D8611A">
          <wp:simplePos x="0" y="0"/>
          <wp:positionH relativeFrom="column">
            <wp:posOffset>5684736</wp:posOffset>
          </wp:positionH>
          <wp:positionV relativeFrom="paragraph">
            <wp:posOffset>114300</wp:posOffset>
          </wp:positionV>
          <wp:extent cx="925614" cy="44196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7481" b="7481"/>
                  <a:stretch>
                    <a:fillRect/>
                  </a:stretch>
                </pic:blipFill>
                <pic:spPr>
                  <a:xfrm>
                    <a:off x="0" y="0"/>
                    <a:ext cx="925614" cy="441960"/>
                  </a:xfrm>
                  <a:prstGeom prst="rect">
                    <a:avLst/>
                  </a:prstGeom>
                  <a:ln/>
                </pic:spPr>
              </pic:pic>
            </a:graphicData>
          </a:graphic>
        </wp:anchor>
      </w:drawing>
    </w:r>
  </w:p>
  <w:tbl>
    <w:tblPr>
      <w:tblStyle w:val="a0"/>
      <w:tblW w:w="6945" w:type="dxa"/>
      <w:tblInd w:w="0" w:type="dxa"/>
      <w:tblLayout w:type="fixed"/>
      <w:tblLook w:val="0600" w:firstRow="0" w:lastRow="0" w:firstColumn="0" w:lastColumn="0" w:noHBand="1" w:noVBand="1"/>
    </w:tblPr>
    <w:tblGrid>
      <w:gridCol w:w="630"/>
      <w:gridCol w:w="6315"/>
    </w:tblGrid>
    <w:tr w:rsidR="00C81D24" w14:paraId="58D86114" w14:textId="77777777">
      <w:trPr>
        <w:trHeight w:val="620"/>
      </w:trPr>
      <w:tc>
        <w:tcPr>
          <w:tcW w:w="630" w:type="dxa"/>
          <w:shd w:val="clear" w:color="auto" w:fill="6E7C7C"/>
          <w:tcMar>
            <w:top w:w="0" w:type="dxa"/>
            <w:left w:w="0" w:type="dxa"/>
            <w:bottom w:w="0" w:type="dxa"/>
            <w:right w:w="0" w:type="dxa"/>
          </w:tcMar>
          <w:vAlign w:val="center"/>
        </w:tcPr>
        <w:p w14:paraId="58D86112" w14:textId="65FD6D4E" w:rsidR="00C81D24" w:rsidRDefault="00E423A5">
          <w:pPr>
            <w:tabs>
              <w:tab w:val="center" w:pos="4680"/>
              <w:tab w:val="right" w:pos="9360"/>
            </w:tabs>
            <w:spacing w:line="240" w:lineRule="auto"/>
            <w:ind w:left="0" w:right="90"/>
            <w:jc w:val="center"/>
            <w:rPr>
              <w:color w:val="FFFFFF"/>
            </w:rPr>
          </w:pPr>
          <w:r>
            <w:rPr>
              <w:color w:val="FFFFFF"/>
            </w:rPr>
            <w:t xml:space="preserve">  </w:t>
          </w:r>
          <w:r>
            <w:rPr>
              <w:color w:val="FFFFFF"/>
            </w:rPr>
            <w:fldChar w:fldCharType="begin"/>
          </w:r>
          <w:r>
            <w:rPr>
              <w:color w:val="FFFFFF"/>
            </w:rPr>
            <w:instrText>PAGE</w:instrText>
          </w:r>
          <w:r>
            <w:rPr>
              <w:color w:val="FFFFFF"/>
            </w:rPr>
            <w:fldChar w:fldCharType="separate"/>
          </w:r>
          <w:r w:rsidR="00EF6383">
            <w:rPr>
              <w:noProof/>
              <w:color w:val="FFFFFF"/>
            </w:rPr>
            <w:t>1</w:t>
          </w:r>
          <w:r>
            <w:rPr>
              <w:color w:val="FFFFFF"/>
            </w:rPr>
            <w:fldChar w:fldCharType="end"/>
          </w:r>
        </w:p>
      </w:tc>
      <w:tc>
        <w:tcPr>
          <w:tcW w:w="6315" w:type="dxa"/>
          <w:tcMar>
            <w:top w:w="100" w:type="dxa"/>
            <w:left w:w="100" w:type="dxa"/>
            <w:bottom w:w="100" w:type="dxa"/>
            <w:right w:w="100" w:type="dxa"/>
          </w:tcMar>
          <w:vAlign w:val="center"/>
        </w:tcPr>
        <w:p w14:paraId="58D86113" w14:textId="2BFF97AC" w:rsidR="00C81D24" w:rsidRDefault="00E423A5">
          <w:pPr>
            <w:tabs>
              <w:tab w:val="center" w:pos="4680"/>
              <w:tab w:val="right" w:pos="9360"/>
            </w:tabs>
            <w:spacing w:line="240" w:lineRule="auto"/>
            <w:ind w:left="60"/>
            <w:rPr>
              <w:rFonts w:ascii="Montserrat" w:eastAsia="Montserrat" w:hAnsi="Montserrat" w:cs="Montserrat"/>
            </w:rPr>
          </w:pPr>
          <w:del w:id="219" w:author="Kathryn Murphy" w:date="2026-02-27T15:03:00Z" w16du:dateUtc="2026-02-27T20:03:00Z">
            <w:r w:rsidDel="00ED5C78">
              <w:rPr>
                <w:rFonts w:ascii="Montserrat" w:eastAsia="Montserrat" w:hAnsi="Montserrat" w:cs="Montserrat"/>
              </w:rPr>
              <w:delText xml:space="preserve">January </w:delText>
            </w:r>
          </w:del>
          <w:ins w:id="220" w:author="Kathryn Murphy" w:date="2026-02-27T15:03:00Z" w16du:dateUtc="2026-02-27T20:03:00Z">
            <w:r w:rsidR="00ED5C78">
              <w:rPr>
                <w:rFonts w:ascii="Montserrat" w:eastAsia="Montserrat" w:hAnsi="Montserrat" w:cs="Montserrat"/>
              </w:rPr>
              <w:t>February</w:t>
            </w:r>
            <w:r w:rsidR="00ED5C78">
              <w:rPr>
                <w:rFonts w:ascii="Montserrat" w:eastAsia="Montserrat" w:hAnsi="Montserrat" w:cs="Montserrat"/>
              </w:rPr>
              <w:t xml:space="preserve"> </w:t>
            </w:r>
            <w:r w:rsidR="00ED5C78">
              <w:rPr>
                <w:rFonts w:ascii="Montserrat" w:eastAsia="Montserrat" w:hAnsi="Montserrat" w:cs="Montserrat"/>
              </w:rPr>
              <w:t>27</w:t>
            </w:r>
          </w:ins>
          <w:del w:id="221" w:author="Kathryn Murphy" w:date="2026-02-27T15:03:00Z" w16du:dateUtc="2026-02-27T20:03:00Z">
            <w:r w:rsidDel="00ED5C78">
              <w:rPr>
                <w:rFonts w:ascii="Montserrat" w:eastAsia="Montserrat" w:hAnsi="Montserrat" w:cs="Montserrat"/>
              </w:rPr>
              <w:delText>12</w:delText>
            </w:r>
          </w:del>
          <w:r>
            <w:rPr>
              <w:rFonts w:ascii="Montserrat" w:eastAsia="Montserrat" w:hAnsi="Montserrat" w:cs="Montserrat"/>
            </w:rPr>
            <w:t xml:space="preserve"> </w:t>
          </w:r>
          <w:r>
            <w:rPr>
              <w:rFonts w:ascii="Montserrat" w:eastAsia="Montserrat" w:hAnsi="Montserrat" w:cs="Montserrat"/>
              <w:color w:val="C2D500"/>
            </w:rPr>
            <w:t>|</w:t>
          </w:r>
          <w:r>
            <w:rPr>
              <w:rFonts w:ascii="Montserrat" w:eastAsia="Montserrat" w:hAnsi="Montserrat" w:cs="Montserrat"/>
            </w:rPr>
            <w:t xml:space="preserve"> 2026</w:t>
          </w:r>
        </w:p>
      </w:tc>
    </w:tr>
  </w:tbl>
  <w:p w14:paraId="58D86115" w14:textId="77777777" w:rsidR="00C81D24" w:rsidRDefault="00C81D24">
    <w:pPr>
      <w:tabs>
        <w:tab w:val="center" w:pos="4680"/>
        <w:tab w:val="right" w:pos="9360"/>
      </w:tabs>
      <w:spacing w:line="240" w:lineRule="auto"/>
      <w:ind w:left="60" w:right="2520"/>
      <w:jc w:val="right"/>
      <w:rPr>
        <w:rFonts w:ascii="Calibri" w:eastAsia="Calibri" w:hAnsi="Calibri" w:cs="Calibri"/>
        <w:color w:val="636363"/>
        <w:highlight w:val="yellow"/>
      </w:rPr>
    </w:pPr>
  </w:p>
  <w:p w14:paraId="58D86116" w14:textId="77777777" w:rsidR="00C81D24" w:rsidRDefault="00C81D24">
    <w:pPr>
      <w:tabs>
        <w:tab w:val="center" w:pos="4680"/>
        <w:tab w:val="right" w:pos="9360"/>
      </w:tabs>
      <w:spacing w:line="240" w:lineRule="auto"/>
      <w:ind w:left="60" w:right="2520"/>
      <w:jc w:val="right"/>
      <w:rPr>
        <w:rFonts w:ascii="Calibri" w:eastAsia="Calibri" w:hAnsi="Calibri" w:cs="Calibri"/>
        <w:color w:val="636363"/>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861F" w14:textId="77777777" w:rsidR="00214FD4" w:rsidRDefault="00214FD4">
      <w:pPr>
        <w:spacing w:line="240" w:lineRule="auto"/>
      </w:pPr>
      <w:r>
        <w:separator/>
      </w:r>
    </w:p>
  </w:footnote>
  <w:footnote w:type="continuationSeparator" w:id="0">
    <w:p w14:paraId="762E8E9E" w14:textId="77777777" w:rsidR="00214FD4" w:rsidRDefault="00214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8E25" w14:textId="061CBC5D" w:rsidR="00EF6383" w:rsidRDefault="00EF6383">
    <w:pPr>
      <w:pStyle w:val="Header"/>
    </w:pPr>
    <w:r>
      <w:rPr>
        <w:noProof/>
      </w:rPr>
      <mc:AlternateContent>
        <mc:Choice Requires="wps">
          <w:drawing>
            <wp:anchor distT="0" distB="0" distL="0" distR="0" simplePos="0" relativeHeight="251658242" behindDoc="0" locked="0" layoutInCell="1" allowOverlap="1" wp14:anchorId="1772E406" wp14:editId="5F9CF9AB">
              <wp:simplePos x="635" y="635"/>
              <wp:positionH relativeFrom="page">
                <wp:align>center</wp:align>
              </wp:positionH>
              <wp:positionV relativeFrom="page">
                <wp:align>top</wp:align>
              </wp:positionV>
              <wp:extent cx="945515" cy="446405"/>
              <wp:effectExtent l="0" t="0" r="6985" b="10795"/>
              <wp:wrapNone/>
              <wp:docPr id="13508185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7FDA417D" w14:textId="730F680B"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72E406" id="_x0000_t202" coordsize="21600,21600" o:spt="202" path="m,l,21600r21600,l21600,xe">
              <v:stroke joinstyle="miter"/>
              <v:path gradientshapeok="t" o:connecttype="rect"/>
            </v:shapetype>
            <v:shape id="Text Box 2" o:spid="_x0000_s1026" type="#_x0000_t202" alt="INTERNAL" style="position:absolute;left:0;text-align:left;margin-left:0;margin-top:0;width:74.45pt;height:35.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" filled="f" stroked="f">
              <v:textbox style="mso-fit-shape-to-text:t" inset="0,15pt,0,0">
                <w:txbxContent>
                  <w:p w14:paraId="7FDA417D" w14:textId="730F680B"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610B" w14:textId="6FF04E97" w:rsidR="00C81D24" w:rsidRDefault="00EF6383">
    <w:pPr>
      <w:pBdr>
        <w:top w:val="nil"/>
        <w:left w:val="nil"/>
        <w:bottom w:val="nil"/>
        <w:right w:val="nil"/>
        <w:between w:val="nil"/>
      </w:pBdr>
      <w:tabs>
        <w:tab w:val="center" w:pos="4680"/>
        <w:tab w:val="right" w:pos="9360"/>
      </w:tabs>
      <w:spacing w:before="432" w:line="240" w:lineRule="auto"/>
      <w:rPr>
        <w:color w:val="636363"/>
        <w:sz w:val="20"/>
        <w:szCs w:val="20"/>
      </w:rPr>
    </w:pPr>
    <w:r>
      <w:rPr>
        <w:noProof/>
        <w:color w:val="636363"/>
        <w:sz w:val="20"/>
        <w:szCs w:val="20"/>
      </w:rPr>
      <mc:AlternateContent>
        <mc:Choice Requires="wps">
          <w:drawing>
            <wp:anchor distT="0" distB="0" distL="0" distR="0" simplePos="0" relativeHeight="251658243" behindDoc="0" locked="0" layoutInCell="1" allowOverlap="1" wp14:anchorId="7103EDFD" wp14:editId="18DD6923">
              <wp:simplePos x="0" y="0"/>
              <wp:positionH relativeFrom="page">
                <wp:posOffset>2957052</wp:posOffset>
              </wp:positionH>
              <wp:positionV relativeFrom="page">
                <wp:posOffset>0</wp:posOffset>
              </wp:positionV>
              <wp:extent cx="1398413" cy="446405"/>
              <wp:effectExtent l="0" t="0" r="11430" b="10795"/>
              <wp:wrapNone/>
              <wp:docPr id="20390582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8413" cy="446405"/>
                      </a:xfrm>
                      <a:prstGeom prst="rect">
                        <a:avLst/>
                      </a:prstGeom>
                      <a:noFill/>
                      <a:ln>
                        <a:noFill/>
                      </a:ln>
                    </wps:spPr>
                    <wps:txbx>
                      <w:txbxContent>
                        <w:p w14:paraId="471F9203" w14:textId="213149BE"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square" lIns="0" tIns="19050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103EDFD" id="_x0000_t202" coordsize="21600,21600" o:spt="202" path="m,l,21600r21600,l21600,xe">
              <v:stroke joinstyle="miter"/>
              <v:path gradientshapeok="t" o:connecttype="rect"/>
            </v:shapetype>
            <v:shape id="Text Box 3" o:spid="_x0000_s1027" type="#_x0000_t202" alt="INTERNAL" style="position:absolute;left:0;text-align:left;margin-left:232.85pt;margin-top:0;width:110.1pt;height:35.15pt;z-index:251658243;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" filled="f" stroked="f">
              <v:textbox style="mso-fit-shape-to-text:t" inset="0,15pt,0,0">
                <w:txbxContent>
                  <w:p w14:paraId="471F9203" w14:textId="213149BE"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tbl>
    <w:tblPr>
      <w:tblStyle w:val="a"/>
      <w:tblW w:w="10890" w:type="dxa"/>
      <w:tblInd w:w="-75" w:type="dxa"/>
      <w:tblLayout w:type="fixed"/>
      <w:tblLook w:val="0600" w:firstRow="0" w:lastRow="0" w:firstColumn="0" w:lastColumn="0" w:noHBand="1" w:noVBand="1"/>
    </w:tblPr>
    <w:tblGrid>
      <w:gridCol w:w="2715"/>
      <w:gridCol w:w="165"/>
      <w:gridCol w:w="8010"/>
    </w:tblGrid>
    <w:tr w:rsidR="00C81D24" w14:paraId="58D8610F" w14:textId="77777777" w:rsidTr="3EC1EF97">
      <w:trPr>
        <w:trHeight w:val="1155"/>
      </w:trPr>
      <w:tc>
        <w:tcPr>
          <w:tcW w:w="2715" w:type="dxa"/>
          <w:shd w:val="clear" w:color="auto" w:fill="1A2936"/>
          <w:tcMar>
            <w:top w:w="100" w:type="dxa"/>
            <w:left w:w="100" w:type="dxa"/>
            <w:bottom w:w="100" w:type="dxa"/>
            <w:right w:w="100" w:type="dxa"/>
          </w:tcMar>
        </w:tcPr>
        <w:p w14:paraId="58D8610C" w14:textId="77777777" w:rsidR="00C81D24" w:rsidRDefault="00E423A5">
          <w:pPr>
            <w:tabs>
              <w:tab w:val="center" w:pos="4680"/>
              <w:tab w:val="right" w:pos="9360"/>
            </w:tabs>
            <w:spacing w:line="240" w:lineRule="auto"/>
            <w:ind w:left="40"/>
            <w:jc w:val="center"/>
            <w:rPr>
              <w:color w:val="636363"/>
              <w:sz w:val="20"/>
              <w:szCs w:val="20"/>
            </w:rPr>
          </w:pPr>
          <w:r>
            <w:rPr>
              <w:noProof/>
              <w:color w:val="636363"/>
              <w:sz w:val="20"/>
              <w:szCs w:val="20"/>
            </w:rPr>
            <w:drawing>
              <wp:inline distT="114300" distB="114300" distL="114300" distR="114300" wp14:anchorId="58D86117" wp14:editId="58D86118">
                <wp:extent cx="1590675" cy="546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90675" cy="546100"/>
                        </a:xfrm>
                        <a:prstGeom prst="rect">
                          <a:avLst/>
                        </a:prstGeom>
                        <a:ln/>
                      </pic:spPr>
                    </pic:pic>
                  </a:graphicData>
                </a:graphic>
              </wp:inline>
            </w:drawing>
          </w:r>
        </w:p>
      </w:tc>
      <w:tc>
        <w:tcPr>
          <w:tcW w:w="165" w:type="dxa"/>
          <w:tcMar>
            <w:top w:w="0" w:type="dxa"/>
            <w:left w:w="0" w:type="dxa"/>
            <w:bottom w:w="0" w:type="dxa"/>
            <w:right w:w="0" w:type="dxa"/>
          </w:tcMar>
        </w:tcPr>
        <w:p w14:paraId="58D8610D" w14:textId="77777777" w:rsidR="00C81D24" w:rsidRDefault="00C81D24">
          <w:pPr>
            <w:tabs>
              <w:tab w:val="center" w:pos="4680"/>
              <w:tab w:val="right" w:pos="9360"/>
            </w:tabs>
            <w:spacing w:before="432" w:line="240" w:lineRule="auto"/>
            <w:rPr>
              <w:color w:val="636363"/>
              <w:sz w:val="20"/>
              <w:szCs w:val="20"/>
            </w:rPr>
          </w:pPr>
        </w:p>
      </w:tc>
      <w:tc>
        <w:tcPr>
          <w:tcW w:w="8010" w:type="dxa"/>
          <w:shd w:val="clear" w:color="auto" w:fill="E4E7E7"/>
          <w:tcMar>
            <w:top w:w="100" w:type="dxa"/>
            <w:left w:w="100" w:type="dxa"/>
            <w:bottom w:w="100" w:type="dxa"/>
            <w:right w:w="100" w:type="dxa"/>
          </w:tcMar>
          <w:vAlign w:val="center"/>
        </w:tcPr>
        <w:p w14:paraId="58D8610E" w14:textId="77777777" w:rsidR="00C81D24" w:rsidRDefault="3EC1EF97">
          <w:pPr>
            <w:tabs>
              <w:tab w:val="center" w:pos="4680"/>
              <w:tab w:val="right" w:pos="9360"/>
            </w:tabs>
            <w:spacing w:line="240" w:lineRule="auto"/>
            <w:ind w:left="0"/>
          </w:pPr>
          <w:r w:rsidRPr="3EC1EF97">
            <w:rPr>
              <w:lang w:val="en-US"/>
            </w:rPr>
            <w:t xml:space="preserve">  </w:t>
          </w:r>
          <w:r w:rsidRPr="3EC1EF97">
            <w:rPr>
              <w:rFonts w:ascii="Montserrat" w:eastAsia="Montserrat" w:hAnsi="Montserrat" w:cs="Montserrat"/>
              <w:b/>
              <w:bCs/>
              <w:color w:val="007DA5"/>
              <w:lang w:val="en-US"/>
            </w:rPr>
            <w:t>Statement of Work</w:t>
          </w:r>
          <w:r w:rsidRPr="3EC1EF97">
            <w:rPr>
              <w:lang w:val="en-US"/>
            </w:rPr>
            <w:t xml:space="preserve"> |  #1  |  Residential Solutions (RS) Application</w:t>
          </w:r>
        </w:p>
      </w:tc>
    </w:tr>
  </w:tbl>
  <w:p w14:paraId="58D86110" w14:textId="77777777" w:rsidR="00C81D24" w:rsidRDefault="00C81D24">
    <w:pPr>
      <w:pBdr>
        <w:top w:val="nil"/>
        <w:left w:val="nil"/>
        <w:bottom w:val="nil"/>
        <w:right w:val="nil"/>
        <w:between w:val="nil"/>
      </w:pBdr>
      <w:tabs>
        <w:tab w:val="center" w:pos="4680"/>
        <w:tab w:val="right" w:pos="9360"/>
      </w:tabs>
      <w:spacing w:line="240" w:lineRule="auto"/>
      <w:ind w:left="0"/>
      <w:rPr>
        <w:color w:val="636363"/>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C9F2" w14:textId="44532DDF" w:rsidR="00EF6383" w:rsidRDefault="00EF6383">
    <w:pPr>
      <w:pStyle w:val="Header"/>
    </w:pPr>
    <w:r>
      <w:rPr>
        <w:noProof/>
      </w:rPr>
      <mc:AlternateContent>
        <mc:Choice Requires="wps">
          <w:drawing>
            <wp:anchor distT="0" distB="0" distL="0" distR="0" simplePos="0" relativeHeight="251658241" behindDoc="0" locked="0" layoutInCell="1" allowOverlap="1" wp14:anchorId="46138D97" wp14:editId="0E6E84EC">
              <wp:simplePos x="635" y="635"/>
              <wp:positionH relativeFrom="page">
                <wp:align>center</wp:align>
              </wp:positionH>
              <wp:positionV relativeFrom="page">
                <wp:align>top</wp:align>
              </wp:positionV>
              <wp:extent cx="945515" cy="446405"/>
              <wp:effectExtent l="0" t="0" r="6985" b="10795"/>
              <wp:wrapNone/>
              <wp:docPr id="65642842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0EDFA4DC" w14:textId="34C4549A"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138D97" id="_x0000_t202" coordsize="21600,21600" o:spt="202" path="m,l,21600r21600,l21600,xe">
              <v:stroke joinstyle="miter"/>
              <v:path gradientshapeok="t" o:connecttype="rect"/>
            </v:shapetype>
            <v:shape id="Text Box 1" o:spid="_x0000_s1028" type="#_x0000_t202" alt="INTERNAL" style="position:absolute;left:0;text-align:left;margin-left:0;margin-top:0;width:74.45pt;height:35.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" filled="f" stroked="f">
              <v:textbox style="mso-fit-shape-to-text:t" inset="0,15pt,0,0">
                <w:txbxContent>
                  <w:p w14:paraId="0EDFA4DC" w14:textId="34C4549A"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4F3"/>
    <w:multiLevelType w:val="multilevel"/>
    <w:tmpl w:val="D4A8BC20"/>
    <w:styleLink w:val="CurrentList2"/>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237269E"/>
    <w:multiLevelType w:val="multilevel"/>
    <w:tmpl w:val="D4A8BC20"/>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0E3F2F6D"/>
    <w:multiLevelType w:val="hybridMultilevel"/>
    <w:tmpl w:val="42C028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FDE6106"/>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104CCF03"/>
    <w:multiLevelType w:val="hybridMultilevel"/>
    <w:tmpl w:val="14E02B38"/>
    <w:lvl w:ilvl="0" w:tplc="791CCD66">
      <w:start w:val="1"/>
      <w:numFmt w:val="decimal"/>
      <w:lvlText w:val="%1."/>
      <w:lvlJc w:val="left"/>
      <w:pPr>
        <w:ind w:left="720" w:hanging="360"/>
      </w:pPr>
    </w:lvl>
    <w:lvl w:ilvl="1" w:tplc="71567EB8">
      <w:start w:val="1"/>
      <w:numFmt w:val="lowerLetter"/>
      <w:lvlText w:val="%2."/>
      <w:lvlJc w:val="left"/>
      <w:pPr>
        <w:ind w:left="1440" w:hanging="360"/>
      </w:pPr>
    </w:lvl>
    <w:lvl w:ilvl="2" w:tplc="E248A2BC">
      <w:start w:val="1"/>
      <w:numFmt w:val="lowerRoman"/>
      <w:lvlText w:val="%3."/>
      <w:lvlJc w:val="right"/>
      <w:pPr>
        <w:ind w:left="2160" w:hanging="180"/>
      </w:pPr>
    </w:lvl>
    <w:lvl w:ilvl="3" w:tplc="AD9A686C">
      <w:start w:val="1"/>
      <w:numFmt w:val="upperLetter"/>
      <w:lvlText w:val="%4."/>
      <w:lvlJc w:val="left"/>
      <w:pPr>
        <w:ind w:left="2880" w:hanging="360"/>
      </w:pPr>
    </w:lvl>
    <w:lvl w:ilvl="4" w:tplc="84066C48">
      <w:start w:val="1"/>
      <w:numFmt w:val="lowerLetter"/>
      <w:lvlText w:val="%5."/>
      <w:lvlJc w:val="left"/>
      <w:pPr>
        <w:ind w:left="3600" w:hanging="360"/>
      </w:pPr>
    </w:lvl>
    <w:lvl w:ilvl="5" w:tplc="A798F536">
      <w:start w:val="1"/>
      <w:numFmt w:val="lowerRoman"/>
      <w:lvlText w:val="%6."/>
      <w:lvlJc w:val="right"/>
      <w:pPr>
        <w:ind w:left="4320" w:hanging="180"/>
      </w:pPr>
    </w:lvl>
    <w:lvl w:ilvl="6" w:tplc="CFDCC792">
      <w:start w:val="1"/>
      <w:numFmt w:val="decimal"/>
      <w:lvlText w:val="%7."/>
      <w:lvlJc w:val="left"/>
      <w:pPr>
        <w:ind w:left="5040" w:hanging="360"/>
      </w:pPr>
    </w:lvl>
    <w:lvl w:ilvl="7" w:tplc="DD2A11C4">
      <w:start w:val="1"/>
      <w:numFmt w:val="lowerLetter"/>
      <w:lvlText w:val="%8."/>
      <w:lvlJc w:val="left"/>
      <w:pPr>
        <w:ind w:left="5760" w:hanging="360"/>
      </w:pPr>
    </w:lvl>
    <w:lvl w:ilvl="8" w:tplc="061002D0">
      <w:start w:val="1"/>
      <w:numFmt w:val="lowerRoman"/>
      <w:lvlText w:val="%9."/>
      <w:lvlJc w:val="right"/>
      <w:pPr>
        <w:ind w:left="6480" w:hanging="180"/>
      </w:pPr>
    </w:lvl>
  </w:abstractNum>
  <w:abstractNum w:abstractNumId="5" w15:restartNumberingAfterBreak="0">
    <w:nsid w:val="13A43C01"/>
    <w:multiLevelType w:val="hybridMultilevel"/>
    <w:tmpl w:val="66A2CC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3C11946"/>
    <w:multiLevelType w:val="multilevel"/>
    <w:tmpl w:val="D4A8BC20"/>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14187F18"/>
    <w:multiLevelType w:val="hybridMultilevel"/>
    <w:tmpl w:val="334AF96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5E06787"/>
    <w:multiLevelType w:val="hybridMultilevel"/>
    <w:tmpl w:val="FDEABE52"/>
    <w:lvl w:ilvl="0" w:tplc="04090001">
      <w:start w:val="1"/>
      <w:numFmt w:val="bullet"/>
      <w:lvlText w:val=""/>
      <w:lvlJc w:val="left"/>
      <w:pPr>
        <w:ind w:left="640" w:hanging="360"/>
      </w:pPr>
      <w:rPr>
        <w:rFonts w:ascii="Symbol" w:hAnsi="Symbol" w:hint="default"/>
      </w:rPr>
    </w:lvl>
    <w:lvl w:ilvl="1" w:tplc="04090003">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9" w15:restartNumberingAfterBreak="0">
    <w:nsid w:val="17154729"/>
    <w:multiLevelType w:val="hybridMultilevel"/>
    <w:tmpl w:val="41303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33A3B"/>
    <w:multiLevelType w:val="multilevel"/>
    <w:tmpl w:val="F25088C2"/>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160" w:hanging="360"/>
      </w:pPr>
      <w:rPr>
        <w:rFonts w:hint="default"/>
        <w:u w:val="none"/>
      </w:rPr>
    </w:lvl>
    <w:lvl w:ilvl="2">
      <w:start w:val="1"/>
      <w:numFmt w:val="lowerRoman"/>
      <w:lvlText w:val="%3."/>
      <w:lvlJc w:val="right"/>
      <w:pPr>
        <w:ind w:left="1880" w:hanging="360"/>
      </w:pPr>
      <w:rPr>
        <w:rFonts w:hint="default"/>
        <w:u w:val="none"/>
      </w:rPr>
    </w:lvl>
    <w:lvl w:ilvl="3">
      <w:start w:val="1"/>
      <w:numFmt w:val="decimal"/>
      <w:lvlText w:val="%4."/>
      <w:lvlJc w:val="left"/>
      <w:pPr>
        <w:ind w:left="2600" w:hanging="360"/>
      </w:pPr>
      <w:rPr>
        <w:rFonts w:hint="default"/>
        <w:u w:val="none"/>
      </w:rPr>
    </w:lvl>
    <w:lvl w:ilvl="4">
      <w:start w:val="1"/>
      <w:numFmt w:val="lowerLetter"/>
      <w:lvlText w:val="%5."/>
      <w:lvlJc w:val="left"/>
      <w:pPr>
        <w:ind w:left="3320" w:hanging="360"/>
      </w:pPr>
      <w:rPr>
        <w:rFonts w:hint="default"/>
        <w:u w:val="none"/>
      </w:rPr>
    </w:lvl>
    <w:lvl w:ilvl="5">
      <w:start w:val="1"/>
      <w:numFmt w:val="lowerRoman"/>
      <w:lvlText w:val="%6."/>
      <w:lvlJc w:val="right"/>
      <w:pPr>
        <w:ind w:left="4040" w:hanging="360"/>
      </w:pPr>
      <w:rPr>
        <w:rFonts w:hint="default"/>
        <w:u w:val="none"/>
      </w:rPr>
    </w:lvl>
    <w:lvl w:ilvl="6">
      <w:start w:val="1"/>
      <w:numFmt w:val="decimal"/>
      <w:lvlText w:val="%7."/>
      <w:lvlJc w:val="left"/>
      <w:pPr>
        <w:ind w:left="4760" w:hanging="360"/>
      </w:pPr>
      <w:rPr>
        <w:rFonts w:hint="default"/>
        <w:u w:val="none"/>
      </w:rPr>
    </w:lvl>
    <w:lvl w:ilvl="7">
      <w:start w:val="1"/>
      <w:numFmt w:val="lowerLetter"/>
      <w:lvlText w:val="%8."/>
      <w:lvlJc w:val="left"/>
      <w:pPr>
        <w:ind w:left="5480" w:hanging="360"/>
      </w:pPr>
      <w:rPr>
        <w:rFonts w:hint="default"/>
        <w:u w:val="none"/>
      </w:rPr>
    </w:lvl>
    <w:lvl w:ilvl="8">
      <w:start w:val="1"/>
      <w:numFmt w:val="lowerRoman"/>
      <w:lvlText w:val="%9."/>
      <w:lvlJc w:val="right"/>
      <w:pPr>
        <w:ind w:left="6200" w:hanging="360"/>
      </w:pPr>
      <w:rPr>
        <w:rFonts w:hint="default"/>
        <w:u w:val="none"/>
      </w:rPr>
    </w:lvl>
  </w:abstractNum>
  <w:abstractNum w:abstractNumId="11" w15:restartNumberingAfterBreak="0">
    <w:nsid w:val="18AE7EE4"/>
    <w:multiLevelType w:val="multilevel"/>
    <w:tmpl w:val="D4A8BC20"/>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19D89ADD"/>
    <w:multiLevelType w:val="hybridMultilevel"/>
    <w:tmpl w:val="FFFFFFFF"/>
    <w:lvl w:ilvl="0" w:tplc="A0D20852">
      <w:start w:val="1"/>
      <w:numFmt w:val="bullet"/>
      <w:lvlText w:val=""/>
      <w:lvlJc w:val="left"/>
      <w:pPr>
        <w:ind w:left="720" w:hanging="360"/>
      </w:pPr>
      <w:rPr>
        <w:rFonts w:ascii="Symbol" w:hAnsi="Symbol" w:hint="default"/>
      </w:rPr>
    </w:lvl>
    <w:lvl w:ilvl="1" w:tplc="AB6A77F0">
      <w:start w:val="1"/>
      <w:numFmt w:val="bullet"/>
      <w:lvlText w:val="o"/>
      <w:lvlJc w:val="left"/>
      <w:pPr>
        <w:ind w:left="1440" w:hanging="360"/>
      </w:pPr>
      <w:rPr>
        <w:rFonts w:ascii="Courier New" w:hAnsi="Courier New" w:hint="default"/>
      </w:rPr>
    </w:lvl>
    <w:lvl w:ilvl="2" w:tplc="B604288A">
      <w:start w:val="1"/>
      <w:numFmt w:val="bullet"/>
      <w:lvlText w:val=""/>
      <w:lvlJc w:val="left"/>
      <w:pPr>
        <w:ind w:left="2160" w:hanging="360"/>
      </w:pPr>
      <w:rPr>
        <w:rFonts w:ascii="Wingdings" w:hAnsi="Wingdings" w:hint="default"/>
      </w:rPr>
    </w:lvl>
    <w:lvl w:ilvl="3" w:tplc="A48071FE">
      <w:start w:val="1"/>
      <w:numFmt w:val="bullet"/>
      <w:lvlText w:val=""/>
      <w:lvlJc w:val="left"/>
      <w:pPr>
        <w:ind w:left="2880" w:hanging="360"/>
      </w:pPr>
      <w:rPr>
        <w:rFonts w:ascii="Symbol" w:hAnsi="Symbol" w:hint="default"/>
      </w:rPr>
    </w:lvl>
    <w:lvl w:ilvl="4" w:tplc="BDEA3910">
      <w:start w:val="1"/>
      <w:numFmt w:val="bullet"/>
      <w:lvlText w:val="o"/>
      <w:lvlJc w:val="left"/>
      <w:pPr>
        <w:ind w:left="3600" w:hanging="360"/>
      </w:pPr>
      <w:rPr>
        <w:rFonts w:ascii="Courier New" w:hAnsi="Courier New" w:hint="default"/>
      </w:rPr>
    </w:lvl>
    <w:lvl w:ilvl="5" w:tplc="7354B98A">
      <w:start w:val="1"/>
      <w:numFmt w:val="bullet"/>
      <w:lvlText w:val=""/>
      <w:lvlJc w:val="left"/>
      <w:pPr>
        <w:ind w:left="4320" w:hanging="360"/>
      </w:pPr>
      <w:rPr>
        <w:rFonts w:ascii="Wingdings" w:hAnsi="Wingdings" w:hint="default"/>
      </w:rPr>
    </w:lvl>
    <w:lvl w:ilvl="6" w:tplc="82BE3676">
      <w:start w:val="1"/>
      <w:numFmt w:val="bullet"/>
      <w:lvlText w:val=""/>
      <w:lvlJc w:val="left"/>
      <w:pPr>
        <w:ind w:left="5040" w:hanging="360"/>
      </w:pPr>
      <w:rPr>
        <w:rFonts w:ascii="Symbol" w:hAnsi="Symbol" w:hint="default"/>
      </w:rPr>
    </w:lvl>
    <w:lvl w:ilvl="7" w:tplc="B73C135A">
      <w:start w:val="1"/>
      <w:numFmt w:val="bullet"/>
      <w:lvlText w:val="o"/>
      <w:lvlJc w:val="left"/>
      <w:pPr>
        <w:ind w:left="5760" w:hanging="360"/>
      </w:pPr>
      <w:rPr>
        <w:rFonts w:ascii="Courier New" w:hAnsi="Courier New" w:hint="default"/>
      </w:rPr>
    </w:lvl>
    <w:lvl w:ilvl="8" w:tplc="C57A5EA0">
      <w:start w:val="1"/>
      <w:numFmt w:val="bullet"/>
      <w:lvlText w:val=""/>
      <w:lvlJc w:val="left"/>
      <w:pPr>
        <w:ind w:left="6480" w:hanging="360"/>
      </w:pPr>
      <w:rPr>
        <w:rFonts w:ascii="Wingdings" w:hAnsi="Wingdings" w:hint="default"/>
      </w:rPr>
    </w:lvl>
  </w:abstractNum>
  <w:abstractNum w:abstractNumId="13" w15:restartNumberingAfterBreak="0">
    <w:nsid w:val="1B5259EE"/>
    <w:multiLevelType w:val="multilevel"/>
    <w:tmpl w:val="B45A4ECE"/>
    <w:styleLink w:val="CurrentList1"/>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B8A4153"/>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1C0635C5"/>
    <w:multiLevelType w:val="hybridMultilevel"/>
    <w:tmpl w:val="114CF346"/>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1D88598C"/>
    <w:multiLevelType w:val="hybridMultilevel"/>
    <w:tmpl w:val="83AE2716"/>
    <w:lvl w:ilvl="0" w:tplc="DF52FB0C">
      <w:start w:val="1"/>
      <w:numFmt w:val="bullet"/>
      <w:lvlText w:val=""/>
      <w:lvlJc w:val="left"/>
      <w:pPr>
        <w:ind w:left="720" w:hanging="360"/>
      </w:pPr>
      <w:rPr>
        <w:rFonts w:ascii="Symbol" w:hAnsi="Symbol" w:hint="default"/>
      </w:rPr>
    </w:lvl>
    <w:lvl w:ilvl="1" w:tplc="A37411B0">
      <w:start w:val="1"/>
      <w:numFmt w:val="bullet"/>
      <w:lvlText w:val="o"/>
      <w:lvlJc w:val="left"/>
      <w:pPr>
        <w:ind w:left="1440" w:hanging="360"/>
      </w:pPr>
      <w:rPr>
        <w:rFonts w:ascii="Courier New" w:hAnsi="Courier New" w:hint="default"/>
      </w:rPr>
    </w:lvl>
    <w:lvl w:ilvl="2" w:tplc="F2A89620">
      <w:start w:val="1"/>
      <w:numFmt w:val="bullet"/>
      <w:lvlText w:val=""/>
      <w:lvlJc w:val="left"/>
      <w:pPr>
        <w:ind w:left="2160" w:hanging="360"/>
      </w:pPr>
      <w:rPr>
        <w:rFonts w:ascii="Wingdings" w:hAnsi="Wingdings" w:hint="default"/>
      </w:rPr>
    </w:lvl>
    <w:lvl w:ilvl="3" w:tplc="B1EC4178">
      <w:start w:val="1"/>
      <w:numFmt w:val="bullet"/>
      <w:lvlText w:val=""/>
      <w:lvlJc w:val="left"/>
      <w:pPr>
        <w:ind w:left="2880" w:hanging="360"/>
      </w:pPr>
      <w:rPr>
        <w:rFonts w:ascii="Symbol" w:hAnsi="Symbol" w:hint="default"/>
      </w:rPr>
    </w:lvl>
    <w:lvl w:ilvl="4" w:tplc="28629E5A">
      <w:start w:val="1"/>
      <w:numFmt w:val="bullet"/>
      <w:lvlText w:val="o"/>
      <w:lvlJc w:val="left"/>
      <w:pPr>
        <w:ind w:left="3600" w:hanging="360"/>
      </w:pPr>
      <w:rPr>
        <w:rFonts w:ascii="Courier New" w:hAnsi="Courier New" w:hint="default"/>
      </w:rPr>
    </w:lvl>
    <w:lvl w:ilvl="5" w:tplc="6C961918">
      <w:start w:val="1"/>
      <w:numFmt w:val="bullet"/>
      <w:lvlText w:val=""/>
      <w:lvlJc w:val="left"/>
      <w:pPr>
        <w:ind w:left="4320" w:hanging="360"/>
      </w:pPr>
      <w:rPr>
        <w:rFonts w:ascii="Wingdings" w:hAnsi="Wingdings" w:hint="default"/>
      </w:rPr>
    </w:lvl>
    <w:lvl w:ilvl="6" w:tplc="354AD1F0">
      <w:start w:val="1"/>
      <w:numFmt w:val="bullet"/>
      <w:lvlText w:val=""/>
      <w:lvlJc w:val="left"/>
      <w:pPr>
        <w:ind w:left="5040" w:hanging="360"/>
      </w:pPr>
      <w:rPr>
        <w:rFonts w:ascii="Symbol" w:hAnsi="Symbol" w:hint="default"/>
      </w:rPr>
    </w:lvl>
    <w:lvl w:ilvl="7" w:tplc="5FB86FE6">
      <w:start w:val="1"/>
      <w:numFmt w:val="bullet"/>
      <w:lvlText w:val="o"/>
      <w:lvlJc w:val="left"/>
      <w:pPr>
        <w:ind w:left="5760" w:hanging="360"/>
      </w:pPr>
      <w:rPr>
        <w:rFonts w:ascii="Courier New" w:hAnsi="Courier New" w:hint="default"/>
      </w:rPr>
    </w:lvl>
    <w:lvl w:ilvl="8" w:tplc="57A0F1A8">
      <w:start w:val="1"/>
      <w:numFmt w:val="bullet"/>
      <w:lvlText w:val=""/>
      <w:lvlJc w:val="left"/>
      <w:pPr>
        <w:ind w:left="6480" w:hanging="360"/>
      </w:pPr>
      <w:rPr>
        <w:rFonts w:ascii="Wingdings" w:hAnsi="Wingdings" w:hint="default"/>
      </w:rPr>
    </w:lvl>
  </w:abstractNum>
  <w:abstractNum w:abstractNumId="17" w15:restartNumberingAfterBreak="0">
    <w:nsid w:val="21F909C2"/>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8" w15:restartNumberingAfterBreak="0">
    <w:nsid w:val="26583D2F"/>
    <w:multiLevelType w:val="hybridMultilevel"/>
    <w:tmpl w:val="016861DA"/>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9" w15:restartNumberingAfterBreak="0">
    <w:nsid w:val="269F58A0"/>
    <w:multiLevelType w:val="multilevel"/>
    <w:tmpl w:val="5040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F4209A"/>
    <w:multiLevelType w:val="hybridMultilevel"/>
    <w:tmpl w:val="36A26C9C"/>
    <w:lvl w:ilvl="0" w:tplc="04090001">
      <w:start w:val="1"/>
      <w:numFmt w:val="bullet"/>
      <w:lvlText w:val=""/>
      <w:lvlJc w:val="left"/>
      <w:pPr>
        <w:ind w:left="640" w:hanging="360"/>
      </w:pPr>
      <w:rPr>
        <w:rFonts w:ascii="Symbol" w:hAnsi="Symbol" w:hint="default"/>
      </w:rPr>
    </w:lvl>
    <w:lvl w:ilvl="1" w:tplc="04090003">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1" w15:restartNumberingAfterBreak="0">
    <w:nsid w:val="35694ABC"/>
    <w:multiLevelType w:val="multilevel"/>
    <w:tmpl w:val="0B0E6A2A"/>
    <w:lvl w:ilvl="0">
      <w:start w:val="1"/>
      <w:numFmt w:val="decimal"/>
      <w:lvlText w:val="%1."/>
      <w:lvlJc w:val="left"/>
      <w:pPr>
        <w:ind w:left="720" w:hanging="72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upperLetter"/>
      <w:lvlText w:val="%4."/>
      <w:lvlJc w:val="left"/>
      <w:pPr>
        <w:ind w:left="2160" w:hanging="360"/>
      </w:pPr>
      <w:rPr>
        <w:rFonts w:hint="default"/>
      </w:rPr>
    </w:lvl>
    <w:lvl w:ilvl="4">
      <w:start w:val="1"/>
      <w:numFmt w:val="decimal"/>
      <w:lvlText w:val="%5."/>
      <w:lvlJc w:val="left"/>
      <w:pPr>
        <w:ind w:left="2520" w:hanging="360"/>
      </w:p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22" w15:restartNumberingAfterBreak="0">
    <w:nsid w:val="357208E9"/>
    <w:multiLevelType w:val="hybridMultilevel"/>
    <w:tmpl w:val="10087C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361F7B12"/>
    <w:multiLevelType w:val="multilevel"/>
    <w:tmpl w:val="8BB4E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F200A0"/>
    <w:multiLevelType w:val="multilevel"/>
    <w:tmpl w:val="32183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5F3C51"/>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3F39219D"/>
    <w:multiLevelType w:val="multilevel"/>
    <w:tmpl w:val="E006DA9A"/>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 w15:restartNumberingAfterBreak="0">
    <w:nsid w:val="43043A6A"/>
    <w:multiLevelType w:val="hybridMultilevel"/>
    <w:tmpl w:val="729654B2"/>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8" w15:restartNumberingAfterBreak="0">
    <w:nsid w:val="43A2544D"/>
    <w:multiLevelType w:val="hybridMultilevel"/>
    <w:tmpl w:val="F446B21C"/>
    <w:lvl w:ilvl="0" w:tplc="64FC6F36">
      <w:start w:val="1"/>
      <w:numFmt w:val="bullet"/>
      <w:lvlText w:val=""/>
      <w:lvlJc w:val="left"/>
      <w:pPr>
        <w:ind w:left="720" w:hanging="360"/>
      </w:pPr>
      <w:rPr>
        <w:rFonts w:ascii="Symbol" w:hAnsi="Symbol" w:hint="default"/>
      </w:rPr>
    </w:lvl>
    <w:lvl w:ilvl="1" w:tplc="D9E6D52C">
      <w:start w:val="1"/>
      <w:numFmt w:val="bullet"/>
      <w:lvlText w:val="o"/>
      <w:lvlJc w:val="left"/>
      <w:pPr>
        <w:ind w:left="1440" w:hanging="360"/>
      </w:pPr>
      <w:rPr>
        <w:rFonts w:ascii="Courier New" w:hAnsi="Courier New" w:hint="default"/>
      </w:rPr>
    </w:lvl>
    <w:lvl w:ilvl="2" w:tplc="77B86EAE">
      <w:start w:val="1"/>
      <w:numFmt w:val="bullet"/>
      <w:lvlText w:val=""/>
      <w:lvlJc w:val="left"/>
      <w:pPr>
        <w:ind w:left="2160" w:hanging="360"/>
      </w:pPr>
      <w:rPr>
        <w:rFonts w:ascii="Wingdings" w:hAnsi="Wingdings" w:hint="default"/>
      </w:rPr>
    </w:lvl>
    <w:lvl w:ilvl="3" w:tplc="9640AA06">
      <w:start w:val="1"/>
      <w:numFmt w:val="bullet"/>
      <w:lvlText w:val=""/>
      <w:lvlJc w:val="left"/>
      <w:pPr>
        <w:ind w:left="2880" w:hanging="360"/>
      </w:pPr>
      <w:rPr>
        <w:rFonts w:ascii="Symbol" w:hAnsi="Symbol" w:hint="default"/>
      </w:rPr>
    </w:lvl>
    <w:lvl w:ilvl="4" w:tplc="200CC0EC">
      <w:start w:val="1"/>
      <w:numFmt w:val="bullet"/>
      <w:lvlText w:val="o"/>
      <w:lvlJc w:val="left"/>
      <w:pPr>
        <w:ind w:left="3600" w:hanging="360"/>
      </w:pPr>
      <w:rPr>
        <w:rFonts w:ascii="Courier New" w:hAnsi="Courier New" w:hint="default"/>
      </w:rPr>
    </w:lvl>
    <w:lvl w:ilvl="5" w:tplc="C6D43578">
      <w:start w:val="1"/>
      <w:numFmt w:val="bullet"/>
      <w:lvlText w:val=""/>
      <w:lvlJc w:val="left"/>
      <w:pPr>
        <w:ind w:left="4320" w:hanging="360"/>
      </w:pPr>
      <w:rPr>
        <w:rFonts w:ascii="Wingdings" w:hAnsi="Wingdings" w:hint="default"/>
      </w:rPr>
    </w:lvl>
    <w:lvl w:ilvl="6" w:tplc="A9F00C7C">
      <w:start w:val="1"/>
      <w:numFmt w:val="bullet"/>
      <w:lvlText w:val=""/>
      <w:lvlJc w:val="left"/>
      <w:pPr>
        <w:ind w:left="5040" w:hanging="360"/>
      </w:pPr>
      <w:rPr>
        <w:rFonts w:ascii="Symbol" w:hAnsi="Symbol" w:hint="default"/>
      </w:rPr>
    </w:lvl>
    <w:lvl w:ilvl="7" w:tplc="687011B0">
      <w:start w:val="1"/>
      <w:numFmt w:val="bullet"/>
      <w:lvlText w:val="o"/>
      <w:lvlJc w:val="left"/>
      <w:pPr>
        <w:ind w:left="5760" w:hanging="360"/>
      </w:pPr>
      <w:rPr>
        <w:rFonts w:ascii="Courier New" w:hAnsi="Courier New" w:hint="default"/>
      </w:rPr>
    </w:lvl>
    <w:lvl w:ilvl="8" w:tplc="1272025A">
      <w:start w:val="1"/>
      <w:numFmt w:val="bullet"/>
      <w:lvlText w:val=""/>
      <w:lvlJc w:val="left"/>
      <w:pPr>
        <w:ind w:left="6480" w:hanging="360"/>
      </w:pPr>
      <w:rPr>
        <w:rFonts w:ascii="Wingdings" w:hAnsi="Wingdings" w:hint="default"/>
      </w:rPr>
    </w:lvl>
  </w:abstractNum>
  <w:abstractNum w:abstractNumId="29" w15:restartNumberingAfterBreak="0">
    <w:nsid w:val="47193D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5A2E6D"/>
    <w:multiLevelType w:val="hybridMultilevel"/>
    <w:tmpl w:val="81D40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D266CF"/>
    <w:multiLevelType w:val="hybridMultilevel"/>
    <w:tmpl w:val="C270E6F6"/>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2" w15:restartNumberingAfterBreak="0">
    <w:nsid w:val="526E1211"/>
    <w:multiLevelType w:val="multilevel"/>
    <w:tmpl w:val="B8DEC56A"/>
    <w:lvl w:ilvl="0">
      <w:start w:val="1"/>
      <w:numFmt w:val="decimal"/>
      <w:lvlText w:val="%1."/>
      <w:lvlJc w:val="left"/>
      <w:pPr>
        <w:ind w:left="720" w:hanging="72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33" w15:restartNumberingAfterBreak="0">
    <w:nsid w:val="54796E12"/>
    <w:multiLevelType w:val="multilevel"/>
    <w:tmpl w:val="154EC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B191737"/>
    <w:multiLevelType w:val="hybridMultilevel"/>
    <w:tmpl w:val="80DCDB50"/>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5" w15:restartNumberingAfterBreak="0">
    <w:nsid w:val="5B8C57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0305ACD"/>
    <w:multiLevelType w:val="multilevel"/>
    <w:tmpl w:val="6F6CF7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A9F2D67"/>
    <w:multiLevelType w:val="hybridMultilevel"/>
    <w:tmpl w:val="29E4909C"/>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8" w15:restartNumberingAfterBreak="0">
    <w:nsid w:val="6E377FD3"/>
    <w:multiLevelType w:val="hybridMultilevel"/>
    <w:tmpl w:val="4D1EDE8A"/>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9" w15:restartNumberingAfterBreak="0">
    <w:nsid w:val="6F3F2273"/>
    <w:multiLevelType w:val="hybridMultilevel"/>
    <w:tmpl w:val="B9349728"/>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40" w15:restartNumberingAfterBreak="0">
    <w:nsid w:val="720440C6"/>
    <w:multiLevelType w:val="hybridMultilevel"/>
    <w:tmpl w:val="7FC8B338"/>
    <w:lvl w:ilvl="0" w:tplc="EE2A772C">
      <w:start w:val="4"/>
      <w:numFmt w:val="upperRoman"/>
      <w:lvlText w:val="%1."/>
      <w:lvlJc w:val="righ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C46431"/>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2" w15:restartNumberingAfterBreak="0">
    <w:nsid w:val="76D05157"/>
    <w:multiLevelType w:val="hybridMultilevel"/>
    <w:tmpl w:val="994EF34C"/>
    <w:lvl w:ilvl="0" w:tplc="04090001">
      <w:start w:val="1"/>
      <w:numFmt w:val="bullet"/>
      <w:lvlText w:val=""/>
      <w:lvlJc w:val="left"/>
      <w:pPr>
        <w:ind w:left="640" w:hanging="360"/>
      </w:pPr>
      <w:rPr>
        <w:rFonts w:ascii="Symbol" w:hAnsi="Symbol" w:hint="default"/>
      </w:rPr>
    </w:lvl>
    <w:lvl w:ilvl="1" w:tplc="04090003">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43" w15:restartNumberingAfterBreak="0">
    <w:nsid w:val="786F3352"/>
    <w:multiLevelType w:val="hybridMultilevel"/>
    <w:tmpl w:val="09902600"/>
    <w:lvl w:ilvl="0" w:tplc="1FA8B0E8">
      <w:start w:val="1"/>
      <w:numFmt w:val="bullet"/>
      <w:lvlText w:val=""/>
      <w:lvlJc w:val="left"/>
      <w:pPr>
        <w:ind w:left="720" w:hanging="360"/>
      </w:pPr>
      <w:rPr>
        <w:rFonts w:ascii="Symbol" w:hAnsi="Symbol" w:hint="default"/>
      </w:rPr>
    </w:lvl>
    <w:lvl w:ilvl="1" w:tplc="568CAAF4">
      <w:start w:val="1"/>
      <w:numFmt w:val="bullet"/>
      <w:lvlText w:val="o"/>
      <w:lvlJc w:val="left"/>
      <w:pPr>
        <w:ind w:left="1440" w:hanging="360"/>
      </w:pPr>
      <w:rPr>
        <w:rFonts w:ascii="Courier New" w:hAnsi="Courier New" w:hint="default"/>
      </w:rPr>
    </w:lvl>
    <w:lvl w:ilvl="2" w:tplc="E7565630">
      <w:start w:val="1"/>
      <w:numFmt w:val="bullet"/>
      <w:lvlText w:val=""/>
      <w:lvlJc w:val="left"/>
      <w:pPr>
        <w:ind w:left="2160" w:hanging="360"/>
      </w:pPr>
      <w:rPr>
        <w:rFonts w:ascii="Wingdings" w:hAnsi="Wingdings" w:hint="default"/>
      </w:rPr>
    </w:lvl>
    <w:lvl w:ilvl="3" w:tplc="CF603700">
      <w:start w:val="1"/>
      <w:numFmt w:val="bullet"/>
      <w:lvlText w:val=""/>
      <w:lvlJc w:val="left"/>
      <w:pPr>
        <w:ind w:left="2880" w:hanging="360"/>
      </w:pPr>
      <w:rPr>
        <w:rFonts w:ascii="Symbol" w:hAnsi="Symbol" w:hint="default"/>
      </w:rPr>
    </w:lvl>
    <w:lvl w:ilvl="4" w:tplc="444EF258">
      <w:start w:val="1"/>
      <w:numFmt w:val="bullet"/>
      <w:lvlText w:val="o"/>
      <w:lvlJc w:val="left"/>
      <w:pPr>
        <w:ind w:left="3600" w:hanging="360"/>
      </w:pPr>
      <w:rPr>
        <w:rFonts w:ascii="Courier New" w:hAnsi="Courier New" w:hint="default"/>
      </w:rPr>
    </w:lvl>
    <w:lvl w:ilvl="5" w:tplc="CDCA4200">
      <w:start w:val="1"/>
      <w:numFmt w:val="bullet"/>
      <w:lvlText w:val=""/>
      <w:lvlJc w:val="left"/>
      <w:pPr>
        <w:ind w:left="4320" w:hanging="360"/>
      </w:pPr>
      <w:rPr>
        <w:rFonts w:ascii="Wingdings" w:hAnsi="Wingdings" w:hint="default"/>
      </w:rPr>
    </w:lvl>
    <w:lvl w:ilvl="6" w:tplc="4F00035C">
      <w:start w:val="1"/>
      <w:numFmt w:val="bullet"/>
      <w:lvlText w:val=""/>
      <w:lvlJc w:val="left"/>
      <w:pPr>
        <w:ind w:left="5040" w:hanging="360"/>
      </w:pPr>
      <w:rPr>
        <w:rFonts w:ascii="Symbol" w:hAnsi="Symbol" w:hint="default"/>
      </w:rPr>
    </w:lvl>
    <w:lvl w:ilvl="7" w:tplc="1D189C76">
      <w:start w:val="1"/>
      <w:numFmt w:val="bullet"/>
      <w:lvlText w:val="o"/>
      <w:lvlJc w:val="left"/>
      <w:pPr>
        <w:ind w:left="5760" w:hanging="360"/>
      </w:pPr>
      <w:rPr>
        <w:rFonts w:ascii="Courier New" w:hAnsi="Courier New" w:hint="default"/>
      </w:rPr>
    </w:lvl>
    <w:lvl w:ilvl="8" w:tplc="C16CE398">
      <w:start w:val="1"/>
      <w:numFmt w:val="bullet"/>
      <w:lvlText w:val=""/>
      <w:lvlJc w:val="left"/>
      <w:pPr>
        <w:ind w:left="6480" w:hanging="360"/>
      </w:pPr>
      <w:rPr>
        <w:rFonts w:ascii="Wingdings" w:hAnsi="Wingdings" w:hint="default"/>
      </w:rPr>
    </w:lvl>
  </w:abstractNum>
  <w:abstractNum w:abstractNumId="44" w15:restartNumberingAfterBreak="0">
    <w:nsid w:val="78925241"/>
    <w:multiLevelType w:val="hybridMultilevel"/>
    <w:tmpl w:val="A136FEFC"/>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45" w15:restartNumberingAfterBreak="0">
    <w:nsid w:val="7931E43D"/>
    <w:multiLevelType w:val="hybridMultilevel"/>
    <w:tmpl w:val="317839BC"/>
    <w:lvl w:ilvl="0" w:tplc="2A2AF0EE">
      <w:start w:val="1"/>
      <w:numFmt w:val="decimal"/>
      <w:lvlText w:val="%1."/>
      <w:lvlJc w:val="left"/>
      <w:pPr>
        <w:ind w:left="720" w:hanging="360"/>
      </w:pPr>
    </w:lvl>
    <w:lvl w:ilvl="1" w:tplc="66A2AD2A">
      <w:start w:val="1"/>
      <w:numFmt w:val="lowerLetter"/>
      <w:lvlText w:val="%2."/>
      <w:lvlJc w:val="left"/>
      <w:pPr>
        <w:ind w:left="1440" w:hanging="360"/>
      </w:pPr>
    </w:lvl>
    <w:lvl w:ilvl="2" w:tplc="8E66798C">
      <w:start w:val="1"/>
      <w:numFmt w:val="lowerRoman"/>
      <w:lvlText w:val="%3."/>
      <w:lvlJc w:val="right"/>
      <w:pPr>
        <w:ind w:left="2160" w:hanging="180"/>
      </w:pPr>
    </w:lvl>
    <w:lvl w:ilvl="3" w:tplc="7C3CA9EE">
      <w:start w:val="2"/>
      <w:numFmt w:val="upperLetter"/>
      <w:lvlText w:val="%4."/>
      <w:lvlJc w:val="left"/>
      <w:pPr>
        <w:ind w:left="2880" w:hanging="360"/>
      </w:pPr>
    </w:lvl>
    <w:lvl w:ilvl="4" w:tplc="B3BE2382">
      <w:start w:val="1"/>
      <w:numFmt w:val="lowerLetter"/>
      <w:lvlText w:val="%5."/>
      <w:lvlJc w:val="left"/>
      <w:pPr>
        <w:ind w:left="3600" w:hanging="360"/>
      </w:pPr>
    </w:lvl>
    <w:lvl w:ilvl="5" w:tplc="93B05B2A">
      <w:start w:val="1"/>
      <w:numFmt w:val="lowerRoman"/>
      <w:lvlText w:val="%6."/>
      <w:lvlJc w:val="right"/>
      <w:pPr>
        <w:ind w:left="4320" w:hanging="180"/>
      </w:pPr>
    </w:lvl>
    <w:lvl w:ilvl="6" w:tplc="E4784CFA">
      <w:start w:val="1"/>
      <w:numFmt w:val="decimal"/>
      <w:lvlText w:val="%7."/>
      <w:lvlJc w:val="left"/>
      <w:pPr>
        <w:ind w:left="5040" w:hanging="360"/>
      </w:pPr>
    </w:lvl>
    <w:lvl w:ilvl="7" w:tplc="748CC064">
      <w:start w:val="1"/>
      <w:numFmt w:val="lowerLetter"/>
      <w:lvlText w:val="%8."/>
      <w:lvlJc w:val="left"/>
      <w:pPr>
        <w:ind w:left="5760" w:hanging="360"/>
      </w:pPr>
    </w:lvl>
    <w:lvl w:ilvl="8" w:tplc="649AD82E">
      <w:start w:val="1"/>
      <w:numFmt w:val="lowerRoman"/>
      <w:lvlText w:val="%9."/>
      <w:lvlJc w:val="right"/>
      <w:pPr>
        <w:ind w:left="6480" w:hanging="180"/>
      </w:pPr>
    </w:lvl>
  </w:abstractNum>
  <w:abstractNum w:abstractNumId="46" w15:restartNumberingAfterBreak="0">
    <w:nsid w:val="7B7B3EEB"/>
    <w:multiLevelType w:val="hybridMultilevel"/>
    <w:tmpl w:val="00426476"/>
    <w:lvl w:ilvl="0" w:tplc="6818D820">
      <w:start w:val="1"/>
      <w:numFmt w:val="bullet"/>
      <w:lvlText w:val=""/>
      <w:lvlJc w:val="left"/>
      <w:pPr>
        <w:ind w:left="720" w:hanging="360"/>
      </w:pPr>
      <w:rPr>
        <w:rFonts w:ascii="Symbol" w:hAnsi="Symbol" w:hint="default"/>
      </w:rPr>
    </w:lvl>
    <w:lvl w:ilvl="1" w:tplc="CFBCFBAA">
      <w:start w:val="1"/>
      <w:numFmt w:val="bullet"/>
      <w:lvlText w:val="o"/>
      <w:lvlJc w:val="left"/>
      <w:pPr>
        <w:ind w:left="1440" w:hanging="360"/>
      </w:pPr>
      <w:rPr>
        <w:rFonts w:ascii="Courier New" w:hAnsi="Courier New" w:hint="default"/>
      </w:rPr>
    </w:lvl>
    <w:lvl w:ilvl="2" w:tplc="61A6717A">
      <w:start w:val="1"/>
      <w:numFmt w:val="bullet"/>
      <w:lvlText w:val=""/>
      <w:lvlJc w:val="left"/>
      <w:pPr>
        <w:ind w:left="2160" w:hanging="360"/>
      </w:pPr>
      <w:rPr>
        <w:rFonts w:ascii="Wingdings" w:hAnsi="Wingdings" w:hint="default"/>
      </w:rPr>
    </w:lvl>
    <w:lvl w:ilvl="3" w:tplc="BF26C520">
      <w:start w:val="1"/>
      <w:numFmt w:val="bullet"/>
      <w:lvlText w:val=""/>
      <w:lvlJc w:val="left"/>
      <w:pPr>
        <w:ind w:left="2880" w:hanging="360"/>
      </w:pPr>
      <w:rPr>
        <w:rFonts w:ascii="Symbol" w:hAnsi="Symbol" w:hint="default"/>
      </w:rPr>
    </w:lvl>
    <w:lvl w:ilvl="4" w:tplc="ECBED400">
      <w:start w:val="1"/>
      <w:numFmt w:val="bullet"/>
      <w:lvlText w:val="o"/>
      <w:lvlJc w:val="left"/>
      <w:pPr>
        <w:ind w:left="3600" w:hanging="360"/>
      </w:pPr>
      <w:rPr>
        <w:rFonts w:ascii="Courier New" w:hAnsi="Courier New" w:hint="default"/>
      </w:rPr>
    </w:lvl>
    <w:lvl w:ilvl="5" w:tplc="96F818B8">
      <w:start w:val="1"/>
      <w:numFmt w:val="bullet"/>
      <w:lvlText w:val=""/>
      <w:lvlJc w:val="left"/>
      <w:pPr>
        <w:ind w:left="4320" w:hanging="360"/>
      </w:pPr>
      <w:rPr>
        <w:rFonts w:ascii="Wingdings" w:hAnsi="Wingdings" w:hint="default"/>
      </w:rPr>
    </w:lvl>
    <w:lvl w:ilvl="6" w:tplc="C5386698">
      <w:start w:val="1"/>
      <w:numFmt w:val="bullet"/>
      <w:lvlText w:val=""/>
      <w:lvlJc w:val="left"/>
      <w:pPr>
        <w:ind w:left="5040" w:hanging="360"/>
      </w:pPr>
      <w:rPr>
        <w:rFonts w:ascii="Symbol" w:hAnsi="Symbol" w:hint="default"/>
      </w:rPr>
    </w:lvl>
    <w:lvl w:ilvl="7" w:tplc="5C92DB52">
      <w:start w:val="1"/>
      <w:numFmt w:val="bullet"/>
      <w:lvlText w:val="o"/>
      <w:lvlJc w:val="left"/>
      <w:pPr>
        <w:ind w:left="5760" w:hanging="360"/>
      </w:pPr>
      <w:rPr>
        <w:rFonts w:ascii="Courier New" w:hAnsi="Courier New" w:hint="default"/>
      </w:rPr>
    </w:lvl>
    <w:lvl w:ilvl="8" w:tplc="70EC7B54">
      <w:start w:val="1"/>
      <w:numFmt w:val="bullet"/>
      <w:lvlText w:val=""/>
      <w:lvlJc w:val="left"/>
      <w:pPr>
        <w:ind w:left="6480" w:hanging="360"/>
      </w:pPr>
      <w:rPr>
        <w:rFonts w:ascii="Wingdings" w:hAnsi="Wingdings" w:hint="default"/>
      </w:rPr>
    </w:lvl>
  </w:abstractNum>
  <w:abstractNum w:abstractNumId="47" w15:restartNumberingAfterBreak="0">
    <w:nsid w:val="7D73799C"/>
    <w:multiLevelType w:val="hybridMultilevel"/>
    <w:tmpl w:val="DD1C33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3">
      <w:start w:val="1"/>
      <w:numFmt w:val="upp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F779BF"/>
    <w:multiLevelType w:val="multilevel"/>
    <w:tmpl w:val="B45A4ECE"/>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213129">
    <w:abstractNumId w:val="16"/>
  </w:num>
  <w:num w:numId="2" w16cid:durableId="1807815293">
    <w:abstractNumId w:val="43"/>
  </w:num>
  <w:num w:numId="3" w16cid:durableId="832375996">
    <w:abstractNumId w:val="28"/>
  </w:num>
  <w:num w:numId="4" w16cid:durableId="1615478470">
    <w:abstractNumId w:val="46"/>
  </w:num>
  <w:num w:numId="5" w16cid:durableId="1080713427">
    <w:abstractNumId w:val="48"/>
  </w:num>
  <w:num w:numId="6" w16cid:durableId="1875773421">
    <w:abstractNumId w:val="33"/>
  </w:num>
  <w:num w:numId="7" w16cid:durableId="550189260">
    <w:abstractNumId w:val="24"/>
  </w:num>
  <w:num w:numId="8" w16cid:durableId="1915578621">
    <w:abstractNumId w:val="19"/>
  </w:num>
  <w:num w:numId="9" w16cid:durableId="672489782">
    <w:abstractNumId w:val="23"/>
  </w:num>
  <w:num w:numId="10" w16cid:durableId="1795437774">
    <w:abstractNumId w:val="29"/>
  </w:num>
  <w:num w:numId="11" w16cid:durableId="1910924092">
    <w:abstractNumId w:val="35"/>
  </w:num>
  <w:num w:numId="12" w16cid:durableId="1515220781">
    <w:abstractNumId w:val="12"/>
  </w:num>
  <w:num w:numId="13" w16cid:durableId="457072051">
    <w:abstractNumId w:val="45"/>
  </w:num>
  <w:num w:numId="14" w16cid:durableId="1000809236">
    <w:abstractNumId w:val="4"/>
  </w:num>
  <w:num w:numId="15" w16cid:durableId="1151753615">
    <w:abstractNumId w:val="21"/>
  </w:num>
  <w:num w:numId="16" w16cid:durableId="1998343688">
    <w:abstractNumId w:val="30"/>
  </w:num>
  <w:num w:numId="17" w16cid:durableId="708264938">
    <w:abstractNumId w:val="15"/>
  </w:num>
  <w:num w:numId="18" w16cid:durableId="652032166">
    <w:abstractNumId w:val="40"/>
  </w:num>
  <w:num w:numId="19" w16cid:durableId="417754231">
    <w:abstractNumId w:val="47"/>
  </w:num>
  <w:num w:numId="20" w16cid:durableId="944506396">
    <w:abstractNumId w:val="32"/>
  </w:num>
  <w:num w:numId="21" w16cid:durableId="1188641571">
    <w:abstractNumId w:val="38"/>
  </w:num>
  <w:num w:numId="22" w16cid:durableId="1599171476">
    <w:abstractNumId w:val="37"/>
  </w:num>
  <w:num w:numId="23" w16cid:durableId="1713994788">
    <w:abstractNumId w:val="20"/>
  </w:num>
  <w:num w:numId="24" w16cid:durableId="1165784029">
    <w:abstractNumId w:val="6"/>
  </w:num>
  <w:num w:numId="25" w16cid:durableId="902641957">
    <w:abstractNumId w:val="13"/>
  </w:num>
  <w:num w:numId="26" w16cid:durableId="2045518082">
    <w:abstractNumId w:val="44"/>
  </w:num>
  <w:num w:numId="27" w16cid:durableId="675156414">
    <w:abstractNumId w:val="34"/>
  </w:num>
  <w:num w:numId="28" w16cid:durableId="1243678473">
    <w:abstractNumId w:val="18"/>
  </w:num>
  <w:num w:numId="29" w16cid:durableId="1549998143">
    <w:abstractNumId w:val="31"/>
  </w:num>
  <w:num w:numId="30" w16cid:durableId="2081975369">
    <w:abstractNumId w:val="39"/>
  </w:num>
  <w:num w:numId="31" w16cid:durableId="2108192568">
    <w:abstractNumId w:val="1"/>
  </w:num>
  <w:num w:numId="32" w16cid:durableId="1108432173">
    <w:abstractNumId w:val="25"/>
  </w:num>
  <w:num w:numId="33" w16cid:durableId="159589635">
    <w:abstractNumId w:val="14"/>
  </w:num>
  <w:num w:numId="34" w16cid:durableId="1200555475">
    <w:abstractNumId w:val="10"/>
  </w:num>
  <w:num w:numId="35" w16cid:durableId="56978605">
    <w:abstractNumId w:val="41"/>
  </w:num>
  <w:num w:numId="36" w16cid:durableId="46029603">
    <w:abstractNumId w:val="17"/>
  </w:num>
  <w:num w:numId="37" w16cid:durableId="43483047">
    <w:abstractNumId w:val="3"/>
  </w:num>
  <w:num w:numId="38" w16cid:durableId="1054348836">
    <w:abstractNumId w:val="8"/>
  </w:num>
  <w:num w:numId="39" w16cid:durableId="943270273">
    <w:abstractNumId w:val="42"/>
  </w:num>
  <w:num w:numId="40" w16cid:durableId="467824017">
    <w:abstractNumId w:val="11"/>
  </w:num>
  <w:num w:numId="41" w16cid:durableId="2114013417">
    <w:abstractNumId w:val="36"/>
  </w:num>
  <w:num w:numId="42" w16cid:durableId="889342485">
    <w:abstractNumId w:val="26"/>
  </w:num>
  <w:num w:numId="43" w16cid:durableId="210382050">
    <w:abstractNumId w:val="0"/>
  </w:num>
  <w:num w:numId="44" w16cid:durableId="1027215868">
    <w:abstractNumId w:val="7"/>
  </w:num>
  <w:num w:numId="45" w16cid:durableId="161243552">
    <w:abstractNumId w:val="2"/>
  </w:num>
  <w:num w:numId="46" w16cid:durableId="834344922">
    <w:abstractNumId w:val="22"/>
  </w:num>
  <w:num w:numId="47" w16cid:durableId="1475682616">
    <w:abstractNumId w:val="5"/>
  </w:num>
  <w:num w:numId="48" w16cid:durableId="464086504">
    <w:abstractNumId w:val="27"/>
  </w:num>
  <w:num w:numId="49" w16cid:durableId="153728029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ina, Kate">
    <w15:presenceInfo w15:providerId="AD" w15:userId="S::Kate.Angina@duke-energy.com::2d8a2be2-d31b-4063-9087-550c8d39a6f1"/>
  </w15:person>
  <w15:person w15:author="Angina, Kate [2]">
    <w15:presenceInfo w15:providerId="AD" w15:userId="S::kate.angina@duke-energy.com::2d8a2be2-d31b-4063-9087-550c8d39a6f1"/>
  </w15:person>
  <w15:person w15:author="Kathryn Murphy">
    <w15:presenceInfo w15:providerId="AD" w15:userId="S::kathryn@orases.com::eb2ac9ea-5094-4bcd-8e8f-2a7a215ca17b"/>
  </w15:person>
  <w15:person w15:author="Gandara, Sun">
    <w15:presenceInfo w15:providerId="AD" w15:userId="S::Sun.Gandara@duke-energy.com::e1a1826f-899d-466c-b7fa-67b31c9dc86a"/>
  </w15:person>
  <w15:person w15:author="Gilstrap, Joshua">
    <w15:presenceInfo w15:providerId="AD" w15:userId="S::joshua.gilstrap@duke-energy.com::ddb753b0-6ba2-434e-8fb2-cc671db58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D24"/>
    <w:rsid w:val="00031952"/>
    <w:rsid w:val="00033476"/>
    <w:rsid w:val="000A13BF"/>
    <w:rsid w:val="000A1484"/>
    <w:rsid w:val="000A5AF1"/>
    <w:rsid w:val="000C5813"/>
    <w:rsid w:val="000D7E4A"/>
    <w:rsid w:val="000E4DA6"/>
    <w:rsid w:val="000E75B7"/>
    <w:rsid w:val="000F6300"/>
    <w:rsid w:val="00102B80"/>
    <w:rsid w:val="00111020"/>
    <w:rsid w:val="0011798F"/>
    <w:rsid w:val="001378F3"/>
    <w:rsid w:val="001571C7"/>
    <w:rsid w:val="00162FFA"/>
    <w:rsid w:val="00166A68"/>
    <w:rsid w:val="001A22AB"/>
    <w:rsid w:val="001B336B"/>
    <w:rsid w:val="001B5987"/>
    <w:rsid w:val="001B70F9"/>
    <w:rsid w:val="001C0BB1"/>
    <w:rsid w:val="001C3817"/>
    <w:rsid w:val="001C7171"/>
    <w:rsid w:val="001E272E"/>
    <w:rsid w:val="001F68E9"/>
    <w:rsid w:val="00214FD4"/>
    <w:rsid w:val="00215E2B"/>
    <w:rsid w:val="00246863"/>
    <w:rsid w:val="002514B4"/>
    <w:rsid w:val="00254883"/>
    <w:rsid w:val="00265875"/>
    <w:rsid w:val="00265C6D"/>
    <w:rsid w:val="00285898"/>
    <w:rsid w:val="00296C8B"/>
    <w:rsid w:val="002A4D6A"/>
    <w:rsid w:val="002A5E81"/>
    <w:rsid w:val="002B0D18"/>
    <w:rsid w:val="002C1494"/>
    <w:rsid w:val="002C213E"/>
    <w:rsid w:val="002C78A0"/>
    <w:rsid w:val="002D0C55"/>
    <w:rsid w:val="002D2A49"/>
    <w:rsid w:val="002D47C6"/>
    <w:rsid w:val="002D73A7"/>
    <w:rsid w:val="002D7CAB"/>
    <w:rsid w:val="002F26D8"/>
    <w:rsid w:val="003025F3"/>
    <w:rsid w:val="00305366"/>
    <w:rsid w:val="003155BE"/>
    <w:rsid w:val="003155F9"/>
    <w:rsid w:val="00317ABF"/>
    <w:rsid w:val="0033225D"/>
    <w:rsid w:val="0034361F"/>
    <w:rsid w:val="00357CBC"/>
    <w:rsid w:val="00380DD2"/>
    <w:rsid w:val="0038551A"/>
    <w:rsid w:val="0039583D"/>
    <w:rsid w:val="003A6943"/>
    <w:rsid w:val="003B1712"/>
    <w:rsid w:val="003C27A1"/>
    <w:rsid w:val="003C2EDF"/>
    <w:rsid w:val="003C3CDE"/>
    <w:rsid w:val="003E44F3"/>
    <w:rsid w:val="003E522E"/>
    <w:rsid w:val="003E5A42"/>
    <w:rsid w:val="003FA9A7"/>
    <w:rsid w:val="0041019F"/>
    <w:rsid w:val="00417FC1"/>
    <w:rsid w:val="004316AE"/>
    <w:rsid w:val="0045378B"/>
    <w:rsid w:val="00455EFB"/>
    <w:rsid w:val="00467FC8"/>
    <w:rsid w:val="0047300F"/>
    <w:rsid w:val="0047631C"/>
    <w:rsid w:val="004911D3"/>
    <w:rsid w:val="004956E4"/>
    <w:rsid w:val="004B3A49"/>
    <w:rsid w:val="004D3815"/>
    <w:rsid w:val="004E2733"/>
    <w:rsid w:val="004E4F96"/>
    <w:rsid w:val="00502EE7"/>
    <w:rsid w:val="00512FD2"/>
    <w:rsid w:val="005347F3"/>
    <w:rsid w:val="00564088"/>
    <w:rsid w:val="00566B2C"/>
    <w:rsid w:val="005718FA"/>
    <w:rsid w:val="00572066"/>
    <w:rsid w:val="00592043"/>
    <w:rsid w:val="005955C5"/>
    <w:rsid w:val="005A1E91"/>
    <w:rsid w:val="005B428A"/>
    <w:rsid w:val="005D05E9"/>
    <w:rsid w:val="005D4CD1"/>
    <w:rsid w:val="006008BE"/>
    <w:rsid w:val="0061719B"/>
    <w:rsid w:val="0061748D"/>
    <w:rsid w:val="00631C93"/>
    <w:rsid w:val="00634CAA"/>
    <w:rsid w:val="006608E9"/>
    <w:rsid w:val="0066256D"/>
    <w:rsid w:val="00665633"/>
    <w:rsid w:val="00680F0C"/>
    <w:rsid w:val="00694F78"/>
    <w:rsid w:val="006A46C7"/>
    <w:rsid w:val="006B6ED5"/>
    <w:rsid w:val="00707D3B"/>
    <w:rsid w:val="007137A8"/>
    <w:rsid w:val="007162B8"/>
    <w:rsid w:val="007163D9"/>
    <w:rsid w:val="0071698F"/>
    <w:rsid w:val="00717A19"/>
    <w:rsid w:val="00722C7C"/>
    <w:rsid w:val="00732B9E"/>
    <w:rsid w:val="0074305F"/>
    <w:rsid w:val="00755F35"/>
    <w:rsid w:val="007739A3"/>
    <w:rsid w:val="00790E1E"/>
    <w:rsid w:val="007A262C"/>
    <w:rsid w:val="007A349E"/>
    <w:rsid w:val="007B7F57"/>
    <w:rsid w:val="007C18BB"/>
    <w:rsid w:val="007E7A95"/>
    <w:rsid w:val="0080542F"/>
    <w:rsid w:val="00831471"/>
    <w:rsid w:val="0083230C"/>
    <w:rsid w:val="008330E8"/>
    <w:rsid w:val="00834462"/>
    <w:rsid w:val="008444D7"/>
    <w:rsid w:val="00846889"/>
    <w:rsid w:val="0085181F"/>
    <w:rsid w:val="0086270F"/>
    <w:rsid w:val="008640E4"/>
    <w:rsid w:val="0087037B"/>
    <w:rsid w:val="008A09DF"/>
    <w:rsid w:val="008B1AD3"/>
    <w:rsid w:val="008C0E9A"/>
    <w:rsid w:val="008D1EA3"/>
    <w:rsid w:val="008E103B"/>
    <w:rsid w:val="009058FD"/>
    <w:rsid w:val="00912087"/>
    <w:rsid w:val="00944A9F"/>
    <w:rsid w:val="009513B7"/>
    <w:rsid w:val="00960C3E"/>
    <w:rsid w:val="00962143"/>
    <w:rsid w:val="009704B9"/>
    <w:rsid w:val="009756AD"/>
    <w:rsid w:val="00990781"/>
    <w:rsid w:val="009A04A2"/>
    <w:rsid w:val="009A0911"/>
    <w:rsid w:val="009A1232"/>
    <w:rsid w:val="009A2595"/>
    <w:rsid w:val="009B6EDF"/>
    <w:rsid w:val="009E74E7"/>
    <w:rsid w:val="009F131A"/>
    <w:rsid w:val="00A0231C"/>
    <w:rsid w:val="00A067C4"/>
    <w:rsid w:val="00A14593"/>
    <w:rsid w:val="00A36C81"/>
    <w:rsid w:val="00A72ED7"/>
    <w:rsid w:val="00A816E0"/>
    <w:rsid w:val="00A818C0"/>
    <w:rsid w:val="00A846C1"/>
    <w:rsid w:val="00A84A08"/>
    <w:rsid w:val="00AA4E40"/>
    <w:rsid w:val="00AB02E6"/>
    <w:rsid w:val="00AB7A83"/>
    <w:rsid w:val="00AD12AB"/>
    <w:rsid w:val="00AD13B4"/>
    <w:rsid w:val="00B04A48"/>
    <w:rsid w:val="00B14FB5"/>
    <w:rsid w:val="00B15F2B"/>
    <w:rsid w:val="00B21BAD"/>
    <w:rsid w:val="00B266E8"/>
    <w:rsid w:val="00B30BB7"/>
    <w:rsid w:val="00B311C2"/>
    <w:rsid w:val="00B3219D"/>
    <w:rsid w:val="00B63F7F"/>
    <w:rsid w:val="00B734E6"/>
    <w:rsid w:val="00B91A90"/>
    <w:rsid w:val="00BB240C"/>
    <w:rsid w:val="00BB24A4"/>
    <w:rsid w:val="00BB6AE6"/>
    <w:rsid w:val="00BB70E6"/>
    <w:rsid w:val="00BD1F80"/>
    <w:rsid w:val="00BE2562"/>
    <w:rsid w:val="00BE3D73"/>
    <w:rsid w:val="00BF1A62"/>
    <w:rsid w:val="00BF6954"/>
    <w:rsid w:val="00C1205D"/>
    <w:rsid w:val="00C314A5"/>
    <w:rsid w:val="00C33930"/>
    <w:rsid w:val="00C41FEE"/>
    <w:rsid w:val="00C4577C"/>
    <w:rsid w:val="00C535EB"/>
    <w:rsid w:val="00C63903"/>
    <w:rsid w:val="00C72FC5"/>
    <w:rsid w:val="00C75F05"/>
    <w:rsid w:val="00C81D24"/>
    <w:rsid w:val="00CA4CDA"/>
    <w:rsid w:val="00CC37C9"/>
    <w:rsid w:val="00CC49CF"/>
    <w:rsid w:val="00CD10DA"/>
    <w:rsid w:val="00CD1926"/>
    <w:rsid w:val="00CF4E89"/>
    <w:rsid w:val="00CF57BD"/>
    <w:rsid w:val="00D0171F"/>
    <w:rsid w:val="00D123D2"/>
    <w:rsid w:val="00D41363"/>
    <w:rsid w:val="00D6101B"/>
    <w:rsid w:val="00D74362"/>
    <w:rsid w:val="00D76917"/>
    <w:rsid w:val="00D84D65"/>
    <w:rsid w:val="00D93029"/>
    <w:rsid w:val="00D93CA2"/>
    <w:rsid w:val="00DA6779"/>
    <w:rsid w:val="00DA733D"/>
    <w:rsid w:val="00DC107F"/>
    <w:rsid w:val="00DC3053"/>
    <w:rsid w:val="00DD11E3"/>
    <w:rsid w:val="00DD6663"/>
    <w:rsid w:val="00DE7540"/>
    <w:rsid w:val="00DE77D8"/>
    <w:rsid w:val="00DF03D2"/>
    <w:rsid w:val="00DF08EE"/>
    <w:rsid w:val="00DF1DDF"/>
    <w:rsid w:val="00DF5311"/>
    <w:rsid w:val="00E01443"/>
    <w:rsid w:val="00E07B66"/>
    <w:rsid w:val="00E13C10"/>
    <w:rsid w:val="00E2651A"/>
    <w:rsid w:val="00E423A5"/>
    <w:rsid w:val="00E507C4"/>
    <w:rsid w:val="00E57213"/>
    <w:rsid w:val="00E7351D"/>
    <w:rsid w:val="00E757E6"/>
    <w:rsid w:val="00E87710"/>
    <w:rsid w:val="00EB6B62"/>
    <w:rsid w:val="00ED555D"/>
    <w:rsid w:val="00ED5C78"/>
    <w:rsid w:val="00ED622B"/>
    <w:rsid w:val="00EF548B"/>
    <w:rsid w:val="00EF6383"/>
    <w:rsid w:val="00F16336"/>
    <w:rsid w:val="00F20E7C"/>
    <w:rsid w:val="00F51BEF"/>
    <w:rsid w:val="00F73916"/>
    <w:rsid w:val="00F81433"/>
    <w:rsid w:val="00F85C7D"/>
    <w:rsid w:val="00FA2FBE"/>
    <w:rsid w:val="00FA773B"/>
    <w:rsid w:val="00FD1ACD"/>
    <w:rsid w:val="00FF3752"/>
    <w:rsid w:val="01161887"/>
    <w:rsid w:val="01201384"/>
    <w:rsid w:val="0129A1F4"/>
    <w:rsid w:val="017144C4"/>
    <w:rsid w:val="01813112"/>
    <w:rsid w:val="01C1CEF7"/>
    <w:rsid w:val="01C96074"/>
    <w:rsid w:val="025EECB0"/>
    <w:rsid w:val="030576F1"/>
    <w:rsid w:val="031200D8"/>
    <w:rsid w:val="034EDBBB"/>
    <w:rsid w:val="03C1AC54"/>
    <w:rsid w:val="05551FD5"/>
    <w:rsid w:val="05C98E73"/>
    <w:rsid w:val="062F5D49"/>
    <w:rsid w:val="065586C4"/>
    <w:rsid w:val="066E2542"/>
    <w:rsid w:val="069721E2"/>
    <w:rsid w:val="071ABFE0"/>
    <w:rsid w:val="074ACFE0"/>
    <w:rsid w:val="08006DFD"/>
    <w:rsid w:val="0983FC02"/>
    <w:rsid w:val="0B0C2C71"/>
    <w:rsid w:val="0BA0C7FB"/>
    <w:rsid w:val="0C62621A"/>
    <w:rsid w:val="0C85722A"/>
    <w:rsid w:val="0C85DC6A"/>
    <w:rsid w:val="0D1B5711"/>
    <w:rsid w:val="0D8D231A"/>
    <w:rsid w:val="0DFF4A23"/>
    <w:rsid w:val="0E211367"/>
    <w:rsid w:val="0E429BB3"/>
    <w:rsid w:val="0EEB2261"/>
    <w:rsid w:val="0F92817B"/>
    <w:rsid w:val="106D7BAC"/>
    <w:rsid w:val="11E166B0"/>
    <w:rsid w:val="125F02AB"/>
    <w:rsid w:val="1287842A"/>
    <w:rsid w:val="12A931C0"/>
    <w:rsid w:val="12AD2ABB"/>
    <w:rsid w:val="13683B3D"/>
    <w:rsid w:val="142E511A"/>
    <w:rsid w:val="1451ADC3"/>
    <w:rsid w:val="14567B7E"/>
    <w:rsid w:val="153D11B6"/>
    <w:rsid w:val="1560D2B3"/>
    <w:rsid w:val="15BE3A27"/>
    <w:rsid w:val="161AE9D9"/>
    <w:rsid w:val="1716D5F9"/>
    <w:rsid w:val="1746AA17"/>
    <w:rsid w:val="17732C04"/>
    <w:rsid w:val="180694A7"/>
    <w:rsid w:val="1853A58B"/>
    <w:rsid w:val="18C022DC"/>
    <w:rsid w:val="19165850"/>
    <w:rsid w:val="196276C2"/>
    <w:rsid w:val="197D15A5"/>
    <w:rsid w:val="19C824D7"/>
    <w:rsid w:val="19D0443E"/>
    <w:rsid w:val="1AD44B95"/>
    <w:rsid w:val="1ADB0AB7"/>
    <w:rsid w:val="1AF619F4"/>
    <w:rsid w:val="1B4E7437"/>
    <w:rsid w:val="1B75602C"/>
    <w:rsid w:val="1C02027E"/>
    <w:rsid w:val="1D46BC97"/>
    <w:rsid w:val="1D7AB90F"/>
    <w:rsid w:val="1DD633AF"/>
    <w:rsid w:val="1DEE0BF9"/>
    <w:rsid w:val="1E241815"/>
    <w:rsid w:val="1EFB3464"/>
    <w:rsid w:val="2039DC2B"/>
    <w:rsid w:val="20CBA634"/>
    <w:rsid w:val="20EC2D66"/>
    <w:rsid w:val="210A885D"/>
    <w:rsid w:val="21880B4E"/>
    <w:rsid w:val="21D805AE"/>
    <w:rsid w:val="21EA05F0"/>
    <w:rsid w:val="2249541E"/>
    <w:rsid w:val="2285D49D"/>
    <w:rsid w:val="22CAC357"/>
    <w:rsid w:val="23341A1A"/>
    <w:rsid w:val="2431C2B2"/>
    <w:rsid w:val="247A7C53"/>
    <w:rsid w:val="24F345B8"/>
    <w:rsid w:val="251D8828"/>
    <w:rsid w:val="25A2A267"/>
    <w:rsid w:val="25F2175C"/>
    <w:rsid w:val="273BC06C"/>
    <w:rsid w:val="27A8DDB7"/>
    <w:rsid w:val="28A2BD00"/>
    <w:rsid w:val="28DDFD1D"/>
    <w:rsid w:val="28E4D4B9"/>
    <w:rsid w:val="291A3A71"/>
    <w:rsid w:val="29610B21"/>
    <w:rsid w:val="2977EA1B"/>
    <w:rsid w:val="29799F36"/>
    <w:rsid w:val="29C7E181"/>
    <w:rsid w:val="2A7C8A76"/>
    <w:rsid w:val="2AB225BF"/>
    <w:rsid w:val="2AB44A48"/>
    <w:rsid w:val="2ABEDCC1"/>
    <w:rsid w:val="2BBF2343"/>
    <w:rsid w:val="2BC87A71"/>
    <w:rsid w:val="2BE241EB"/>
    <w:rsid w:val="2BE4F4FB"/>
    <w:rsid w:val="2BFEC70E"/>
    <w:rsid w:val="2C0678D5"/>
    <w:rsid w:val="2C0BF490"/>
    <w:rsid w:val="2C4AB183"/>
    <w:rsid w:val="2C88B482"/>
    <w:rsid w:val="2C995DAB"/>
    <w:rsid w:val="2CA2C27D"/>
    <w:rsid w:val="2D399F47"/>
    <w:rsid w:val="2DFDE295"/>
    <w:rsid w:val="2ED866AE"/>
    <w:rsid w:val="2EF4854A"/>
    <w:rsid w:val="2F07797C"/>
    <w:rsid w:val="2F4A00C4"/>
    <w:rsid w:val="2F4BEF09"/>
    <w:rsid w:val="2F9408FF"/>
    <w:rsid w:val="309CE573"/>
    <w:rsid w:val="30DE711E"/>
    <w:rsid w:val="3150E6C5"/>
    <w:rsid w:val="3154AAAF"/>
    <w:rsid w:val="316BFFCB"/>
    <w:rsid w:val="3211D921"/>
    <w:rsid w:val="3227C616"/>
    <w:rsid w:val="3315A8D1"/>
    <w:rsid w:val="3391E919"/>
    <w:rsid w:val="34B37928"/>
    <w:rsid w:val="38D260B3"/>
    <w:rsid w:val="39245553"/>
    <w:rsid w:val="395C1499"/>
    <w:rsid w:val="396F04CF"/>
    <w:rsid w:val="3A28864B"/>
    <w:rsid w:val="3A89FAB6"/>
    <w:rsid w:val="3A8BA906"/>
    <w:rsid w:val="3A8F3426"/>
    <w:rsid w:val="3C4CCFC9"/>
    <w:rsid w:val="3CDF3E5A"/>
    <w:rsid w:val="3CEEA26A"/>
    <w:rsid w:val="3D13682D"/>
    <w:rsid w:val="3E4915C0"/>
    <w:rsid w:val="3E714052"/>
    <w:rsid w:val="3EC1EF97"/>
    <w:rsid w:val="3FA067C2"/>
    <w:rsid w:val="3FDB5158"/>
    <w:rsid w:val="4027B175"/>
    <w:rsid w:val="405B14A8"/>
    <w:rsid w:val="415F360C"/>
    <w:rsid w:val="41BD6CAC"/>
    <w:rsid w:val="41FD2C68"/>
    <w:rsid w:val="4235FC25"/>
    <w:rsid w:val="433DA3ED"/>
    <w:rsid w:val="4350090A"/>
    <w:rsid w:val="43C5BD41"/>
    <w:rsid w:val="4472AD9E"/>
    <w:rsid w:val="4475636D"/>
    <w:rsid w:val="44D49741"/>
    <w:rsid w:val="45369378"/>
    <w:rsid w:val="455D9129"/>
    <w:rsid w:val="4565510E"/>
    <w:rsid w:val="4597DD47"/>
    <w:rsid w:val="45C7BBED"/>
    <w:rsid w:val="45D3C7ED"/>
    <w:rsid w:val="460781F8"/>
    <w:rsid w:val="464DC404"/>
    <w:rsid w:val="46C1EF2A"/>
    <w:rsid w:val="46F481BB"/>
    <w:rsid w:val="47556557"/>
    <w:rsid w:val="47875744"/>
    <w:rsid w:val="47CED014"/>
    <w:rsid w:val="48446870"/>
    <w:rsid w:val="48F392F5"/>
    <w:rsid w:val="495F50CE"/>
    <w:rsid w:val="49AB6EE3"/>
    <w:rsid w:val="4A93256D"/>
    <w:rsid w:val="4AB08755"/>
    <w:rsid w:val="4ABFB9A4"/>
    <w:rsid w:val="4B57BAB3"/>
    <w:rsid w:val="4BD6B572"/>
    <w:rsid w:val="4C0B44DC"/>
    <w:rsid w:val="4C5E2486"/>
    <w:rsid w:val="4D39C505"/>
    <w:rsid w:val="4D93AC47"/>
    <w:rsid w:val="4DF723F9"/>
    <w:rsid w:val="4E1807ED"/>
    <w:rsid w:val="4E55508F"/>
    <w:rsid w:val="4F42D1E2"/>
    <w:rsid w:val="500651B7"/>
    <w:rsid w:val="512C850A"/>
    <w:rsid w:val="5160B291"/>
    <w:rsid w:val="519278BE"/>
    <w:rsid w:val="51C8581D"/>
    <w:rsid w:val="52BB5A6F"/>
    <w:rsid w:val="52DF823E"/>
    <w:rsid w:val="53086D06"/>
    <w:rsid w:val="53A79A7F"/>
    <w:rsid w:val="53D49D29"/>
    <w:rsid w:val="544C4094"/>
    <w:rsid w:val="54A0E3C2"/>
    <w:rsid w:val="54F1AAE3"/>
    <w:rsid w:val="569646EB"/>
    <w:rsid w:val="570A1FA5"/>
    <w:rsid w:val="5821FBDF"/>
    <w:rsid w:val="592CCBDC"/>
    <w:rsid w:val="59444AD1"/>
    <w:rsid w:val="59985A50"/>
    <w:rsid w:val="5A01AF5E"/>
    <w:rsid w:val="5A1121F6"/>
    <w:rsid w:val="5AE6B869"/>
    <w:rsid w:val="5B19894A"/>
    <w:rsid w:val="5B56F0E1"/>
    <w:rsid w:val="5B71DB4F"/>
    <w:rsid w:val="5D51E0F3"/>
    <w:rsid w:val="5D774799"/>
    <w:rsid w:val="5D983D7E"/>
    <w:rsid w:val="5DBAE726"/>
    <w:rsid w:val="5E6D80F3"/>
    <w:rsid w:val="5EA7C163"/>
    <w:rsid w:val="5F3035D0"/>
    <w:rsid w:val="606CF043"/>
    <w:rsid w:val="60D45699"/>
    <w:rsid w:val="61271D0F"/>
    <w:rsid w:val="617CBE07"/>
    <w:rsid w:val="6182A1E4"/>
    <w:rsid w:val="61A2D434"/>
    <w:rsid w:val="621DD1FC"/>
    <w:rsid w:val="62A88B6F"/>
    <w:rsid w:val="63FCF539"/>
    <w:rsid w:val="64F6FCB6"/>
    <w:rsid w:val="659967CA"/>
    <w:rsid w:val="659F4FF2"/>
    <w:rsid w:val="669E7BF5"/>
    <w:rsid w:val="6783631B"/>
    <w:rsid w:val="67E90BAA"/>
    <w:rsid w:val="685A37FD"/>
    <w:rsid w:val="6A43934B"/>
    <w:rsid w:val="6A8FE1F0"/>
    <w:rsid w:val="6B0ABE56"/>
    <w:rsid w:val="6B23FC79"/>
    <w:rsid w:val="6BE9EF7A"/>
    <w:rsid w:val="6C8EA71B"/>
    <w:rsid w:val="6CCEECFF"/>
    <w:rsid w:val="6E041DE5"/>
    <w:rsid w:val="6E3BDD50"/>
    <w:rsid w:val="6E560BB3"/>
    <w:rsid w:val="6EB908C8"/>
    <w:rsid w:val="6F255E82"/>
    <w:rsid w:val="71342D62"/>
    <w:rsid w:val="719E8A86"/>
    <w:rsid w:val="71E8FEAF"/>
    <w:rsid w:val="72183B3D"/>
    <w:rsid w:val="7218C847"/>
    <w:rsid w:val="726A3FFB"/>
    <w:rsid w:val="72C020E5"/>
    <w:rsid w:val="7327EB3D"/>
    <w:rsid w:val="7355A363"/>
    <w:rsid w:val="73A484C1"/>
    <w:rsid w:val="73EC002C"/>
    <w:rsid w:val="745838C0"/>
    <w:rsid w:val="74D0F830"/>
    <w:rsid w:val="750F3CFF"/>
    <w:rsid w:val="7513ED3A"/>
    <w:rsid w:val="757ECF36"/>
    <w:rsid w:val="75F16D1B"/>
    <w:rsid w:val="76377023"/>
    <w:rsid w:val="76C93FD0"/>
    <w:rsid w:val="76F3B85A"/>
    <w:rsid w:val="77AB4F63"/>
    <w:rsid w:val="7807659A"/>
    <w:rsid w:val="784BC8A7"/>
    <w:rsid w:val="7858612E"/>
    <w:rsid w:val="7865B819"/>
    <w:rsid w:val="787EDBA9"/>
    <w:rsid w:val="79B71E4A"/>
    <w:rsid w:val="7A69BDC3"/>
    <w:rsid w:val="7B7664F6"/>
    <w:rsid w:val="7C5A6217"/>
    <w:rsid w:val="7C8F1FD4"/>
    <w:rsid w:val="7D11B76B"/>
    <w:rsid w:val="7D1F4E6A"/>
    <w:rsid w:val="7DAA6890"/>
    <w:rsid w:val="7E46ED35"/>
    <w:rsid w:val="7E66C208"/>
    <w:rsid w:val="7E8EC81A"/>
    <w:rsid w:val="7E8F22A8"/>
    <w:rsid w:val="7E9361BC"/>
    <w:rsid w:val="7EB9B9C2"/>
    <w:rsid w:val="7EFEF47B"/>
    <w:rsid w:val="7F5E3C7D"/>
    <w:rsid w:val="7FD5F5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606F"/>
  <w15:docId w15:val="{3C522F7E-A058-4CCC-9699-2C3155EE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Light" w:eastAsia="Montserrat Light" w:hAnsi="Montserrat Light" w:cs="Montserrat Light"/>
        <w:color w:val="6E7C7C"/>
        <w:sz w:val="18"/>
        <w:szCs w:val="18"/>
        <w:lang w:val="en" w:eastAsia="en-US" w:bidi="ar-SA"/>
      </w:rPr>
    </w:rPrDefault>
    <w:pPrDefault>
      <w:pPr>
        <w:spacing w:line="360" w:lineRule="auto"/>
        <w:ind w:left="-80" w:right="5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color w:val="C2D500"/>
      <w:sz w:val="40"/>
      <w:szCs w:val="40"/>
    </w:rPr>
  </w:style>
  <w:style w:type="paragraph" w:styleId="Heading2">
    <w:name w:val="heading 2"/>
    <w:basedOn w:val="Normal"/>
    <w:next w:val="Normal"/>
    <w:uiPriority w:val="9"/>
    <w:semiHidden/>
    <w:unhideWhenUsed/>
    <w:qFormat/>
    <w:pPr>
      <w:keepNext/>
      <w:keepLines/>
      <w:spacing w:before="40" w:line="259" w:lineRule="auto"/>
      <w:ind w:left="576" w:hanging="576"/>
      <w:outlineLvl w:val="1"/>
    </w:pPr>
    <w:rPr>
      <w:rFonts w:ascii="Calibri" w:eastAsia="Calibri" w:hAnsi="Calibri" w:cs="Calibri"/>
      <w:color w:val="0F4766"/>
      <w:sz w:val="26"/>
      <w:szCs w:val="26"/>
    </w:rPr>
  </w:style>
  <w:style w:type="paragraph" w:styleId="Heading3">
    <w:name w:val="heading 3"/>
    <w:basedOn w:val="Normal"/>
    <w:next w:val="Normal"/>
    <w:uiPriority w:val="9"/>
    <w:semiHidden/>
    <w:unhideWhenUsed/>
    <w:qFormat/>
    <w:pPr>
      <w:keepNext/>
      <w:keepLines/>
      <w:spacing w:before="40" w:line="259" w:lineRule="auto"/>
      <w:ind w:left="720" w:hanging="720"/>
      <w:outlineLvl w:val="2"/>
    </w:pPr>
    <w:rPr>
      <w:rFonts w:ascii="Calibri" w:eastAsia="Calibri" w:hAnsi="Calibri" w:cs="Calibri"/>
      <w:color w:val="610917"/>
      <w:sz w:val="24"/>
      <w:szCs w:val="24"/>
    </w:rPr>
  </w:style>
  <w:style w:type="paragraph" w:styleId="Heading4">
    <w:name w:val="heading 4"/>
    <w:basedOn w:val="Normal"/>
    <w:next w:val="Normal"/>
    <w:uiPriority w:val="9"/>
    <w:semiHidden/>
    <w:unhideWhenUsed/>
    <w:qFormat/>
    <w:pPr>
      <w:keepNext/>
      <w:keepLines/>
      <w:spacing w:before="40" w:line="259" w:lineRule="auto"/>
      <w:ind w:left="864" w:hanging="864"/>
      <w:outlineLvl w:val="3"/>
    </w:pPr>
    <w:rPr>
      <w:rFonts w:ascii="Calibri" w:eastAsia="Calibri" w:hAnsi="Calibri" w:cs="Calibri"/>
      <w:i/>
      <w:iCs/>
      <w:color w:val="920E23"/>
      <w:sz w:val="22"/>
      <w:szCs w:val="22"/>
    </w:rPr>
  </w:style>
  <w:style w:type="paragraph" w:styleId="Heading5">
    <w:name w:val="heading 5"/>
    <w:basedOn w:val="Normal"/>
    <w:next w:val="Normal"/>
    <w:uiPriority w:val="9"/>
    <w:semiHidden/>
    <w:unhideWhenUsed/>
    <w:qFormat/>
    <w:pPr>
      <w:keepNext/>
      <w:keepLines/>
      <w:spacing w:before="40" w:line="259" w:lineRule="auto"/>
      <w:ind w:left="1008" w:hanging="1008"/>
      <w:outlineLvl w:val="4"/>
    </w:pPr>
    <w:rPr>
      <w:rFonts w:ascii="Calibri" w:eastAsia="Calibri" w:hAnsi="Calibri" w:cs="Calibri"/>
      <w:color w:val="920E23"/>
      <w:sz w:val="22"/>
      <w:szCs w:val="22"/>
    </w:rPr>
  </w:style>
  <w:style w:type="paragraph" w:styleId="Heading6">
    <w:name w:val="heading 6"/>
    <w:basedOn w:val="Normal"/>
    <w:next w:val="Normal"/>
    <w:uiPriority w:val="9"/>
    <w:semiHidden/>
    <w:unhideWhenUsed/>
    <w:qFormat/>
    <w:pPr>
      <w:keepNext/>
      <w:keepLines/>
      <w:spacing w:before="40" w:line="259" w:lineRule="auto"/>
      <w:ind w:left="1152" w:hanging="1152"/>
      <w:outlineLvl w:val="5"/>
    </w:pPr>
    <w:rPr>
      <w:rFonts w:ascii="Calibri" w:eastAsia="Calibri" w:hAnsi="Calibri" w:cs="Calibri"/>
      <w:color w:val="61091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88" w:lineRule="auto"/>
    </w:pPr>
    <w:rPr>
      <w:rFonts w:ascii="Montserrat" w:eastAsia="Montserrat" w:hAnsi="Montserrat" w:cs="Montserrat"/>
      <w:b/>
      <w:bCs/>
      <w:color w:val="007DA5"/>
      <w:sz w:val="50"/>
      <w:szCs w:val="50"/>
      <w:highlight w:val="white"/>
    </w:rPr>
  </w:style>
  <w:style w:type="paragraph" w:styleId="Subtitle">
    <w:name w:val="Subtitle"/>
    <w:basedOn w:val="Normal"/>
    <w:next w:val="Normal"/>
    <w:uiPriority w:val="11"/>
    <w:qFormat/>
    <w:pPr>
      <w:keepNext/>
      <w:keepLines/>
    </w:pPr>
    <w:rPr>
      <w:rFonts w:ascii="Montserrat" w:eastAsia="Montserrat" w:hAnsi="Montserrat" w:cs="Montserrat"/>
      <w:b/>
      <w:bCs/>
      <w:color w:val="007DA5"/>
      <w:sz w:val="22"/>
      <w:szCs w:val="2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EF6383"/>
    <w:pPr>
      <w:tabs>
        <w:tab w:val="center" w:pos="4680"/>
        <w:tab w:val="right" w:pos="9360"/>
      </w:tabs>
      <w:spacing w:line="240" w:lineRule="auto"/>
    </w:pPr>
  </w:style>
  <w:style w:type="character" w:customStyle="1" w:styleId="HeaderChar">
    <w:name w:val="Header Char"/>
    <w:basedOn w:val="DefaultParagraphFont"/>
    <w:link w:val="Header"/>
    <w:uiPriority w:val="99"/>
    <w:rsid w:val="00EF6383"/>
  </w:style>
  <w:style w:type="paragraph" w:styleId="Revision">
    <w:name w:val="Revision"/>
    <w:hidden/>
    <w:uiPriority w:val="99"/>
    <w:semiHidden/>
    <w:rsid w:val="00D41363"/>
    <w:pPr>
      <w:spacing w:line="240" w:lineRule="auto"/>
      <w:ind w:left="0" w:right="0"/>
    </w:pPr>
  </w:style>
  <w:style w:type="character" w:styleId="CommentReference">
    <w:name w:val="annotation reference"/>
    <w:basedOn w:val="DefaultParagraphFont"/>
    <w:semiHidden/>
    <w:unhideWhenUsed/>
    <w:rsid w:val="00A36C81"/>
    <w:rPr>
      <w:sz w:val="16"/>
      <w:szCs w:val="16"/>
    </w:rPr>
  </w:style>
  <w:style w:type="paragraph" w:styleId="CommentText">
    <w:name w:val="annotation text"/>
    <w:basedOn w:val="Normal"/>
    <w:link w:val="CommentTextChar"/>
    <w:unhideWhenUsed/>
    <w:rsid w:val="00A36C81"/>
    <w:pPr>
      <w:spacing w:line="240" w:lineRule="auto"/>
    </w:pPr>
    <w:rPr>
      <w:sz w:val="20"/>
      <w:szCs w:val="20"/>
    </w:rPr>
  </w:style>
  <w:style w:type="character" w:customStyle="1" w:styleId="CommentTextChar">
    <w:name w:val="Comment Text Char"/>
    <w:basedOn w:val="DefaultParagraphFont"/>
    <w:link w:val="CommentText"/>
    <w:rsid w:val="00A36C81"/>
    <w:rPr>
      <w:sz w:val="20"/>
      <w:szCs w:val="20"/>
    </w:rPr>
  </w:style>
  <w:style w:type="paragraph" w:styleId="CommentSubject">
    <w:name w:val="annotation subject"/>
    <w:basedOn w:val="CommentText"/>
    <w:next w:val="CommentText"/>
    <w:link w:val="CommentSubjectChar"/>
    <w:uiPriority w:val="99"/>
    <w:semiHidden/>
    <w:unhideWhenUsed/>
    <w:rsid w:val="00A36C81"/>
    <w:rPr>
      <w:b/>
      <w:bCs/>
    </w:rPr>
  </w:style>
  <w:style w:type="character" w:customStyle="1" w:styleId="CommentSubjectChar">
    <w:name w:val="Comment Subject Char"/>
    <w:basedOn w:val="CommentTextChar"/>
    <w:link w:val="CommentSubject"/>
    <w:uiPriority w:val="99"/>
    <w:semiHidden/>
    <w:rsid w:val="00A36C81"/>
    <w:rPr>
      <w:b/>
      <w:bCs/>
      <w:sz w:val="20"/>
      <w:szCs w:val="20"/>
    </w:rPr>
  </w:style>
  <w:style w:type="table" w:styleId="TableGrid">
    <w:name w:val="Table Grid"/>
    <w:basedOn w:val="TableNormal"/>
    <w:uiPriority w:val="39"/>
    <w:rsid w:val="003958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583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 Paragraph - Bullet,List Paragraph1,Numbered Standard,Bullet Styles para,lp1,TOC style,List Paragraph - RFP,Bullet OSM,Bullet,Bullet List,FooterText,Proposal Bullet List,TOC etc.,Numbered Para 1,Dot pt,No Spacing1,Indicator Text"/>
    <w:basedOn w:val="Normal"/>
    <w:link w:val="ListParagraphChar"/>
    <w:uiPriority w:val="34"/>
    <w:qFormat/>
    <w:rsid w:val="00BB24A4"/>
    <w:pPr>
      <w:ind w:left="720"/>
      <w:contextualSpacing/>
    </w:pPr>
    <w:rPr>
      <w:lang w:eastAsia="ja-JP"/>
    </w:rPr>
  </w:style>
  <w:style w:type="paragraph" w:customStyle="1" w:styleId="Default">
    <w:name w:val="Default"/>
    <w:rsid w:val="00572066"/>
    <w:pPr>
      <w:autoSpaceDE w:val="0"/>
      <w:autoSpaceDN w:val="0"/>
      <w:adjustRightInd w:val="0"/>
      <w:spacing w:line="240" w:lineRule="auto"/>
      <w:ind w:left="0" w:right="0"/>
    </w:pPr>
    <w:rPr>
      <w:rFonts w:ascii="Book Antiqua" w:eastAsiaTheme="minorHAnsi" w:hAnsi="Book Antiqua" w:cs="Book Antiqua"/>
      <w:color w:val="000000"/>
      <w:sz w:val="24"/>
      <w:szCs w:val="24"/>
      <w:lang w:val="en-US"/>
    </w:rPr>
  </w:style>
  <w:style w:type="character" w:customStyle="1" w:styleId="ListParagraphChar">
    <w:name w:val="List Paragraph Char"/>
    <w:aliases w:val="List Paragraph - Bullet Char,List Paragraph1 Char,Numbered Standard Char,Bullet Styles para Char,lp1 Char,TOC style Char,List Paragraph - RFP Char,Bullet OSM Char,Bullet Char,Bullet List Char,FooterText Char,Proposal Bullet List Char"/>
    <w:basedOn w:val="DefaultParagraphFont"/>
    <w:link w:val="ListParagraph"/>
    <w:qFormat/>
    <w:rsid w:val="001A22AB"/>
    <w:rPr>
      <w:lang w:eastAsia="ja-JP"/>
    </w:rPr>
  </w:style>
  <w:style w:type="character" w:styleId="Hyperlink">
    <w:name w:val="Hyperlink"/>
    <w:basedOn w:val="DefaultParagraphFont"/>
    <w:uiPriority w:val="99"/>
    <w:unhideWhenUsed/>
    <w:rsid w:val="009756AD"/>
    <w:rPr>
      <w:color w:val="0000FF" w:themeColor="hyperlink"/>
      <w:u w:val="single"/>
    </w:rPr>
  </w:style>
  <w:style w:type="paragraph" w:styleId="Footer">
    <w:name w:val="footer"/>
    <w:basedOn w:val="Normal"/>
    <w:link w:val="FooterChar"/>
    <w:uiPriority w:val="99"/>
    <w:unhideWhenUsed/>
    <w:rsid w:val="0071698F"/>
    <w:pPr>
      <w:tabs>
        <w:tab w:val="center" w:pos="4680"/>
        <w:tab w:val="right" w:pos="9360"/>
      </w:tabs>
      <w:spacing w:line="240" w:lineRule="auto"/>
    </w:pPr>
  </w:style>
  <w:style w:type="character" w:customStyle="1" w:styleId="FooterChar">
    <w:name w:val="Footer Char"/>
    <w:basedOn w:val="DefaultParagraphFont"/>
    <w:link w:val="Footer"/>
    <w:uiPriority w:val="99"/>
    <w:rsid w:val="0071698F"/>
  </w:style>
  <w:style w:type="numbering" w:customStyle="1" w:styleId="CurrentList1">
    <w:name w:val="Current List1"/>
    <w:uiPriority w:val="99"/>
    <w:rsid w:val="004316AE"/>
    <w:pPr>
      <w:numPr>
        <w:numId w:val="25"/>
      </w:numPr>
    </w:pPr>
  </w:style>
  <w:style w:type="character" w:styleId="Strong">
    <w:name w:val="Strong"/>
    <w:basedOn w:val="DefaultParagraphFont"/>
    <w:uiPriority w:val="22"/>
    <w:qFormat/>
    <w:rsid w:val="00EF548B"/>
    <w:rPr>
      <w:b/>
      <w:bCs/>
    </w:rPr>
  </w:style>
  <w:style w:type="numbering" w:customStyle="1" w:styleId="CurrentList2">
    <w:name w:val="Current List2"/>
    <w:uiPriority w:val="99"/>
    <w:rsid w:val="0047631C"/>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share.goabstract.com/47fc3466-4fb5-46ce-80d8-e6a3f99b7f0d?collectionLayerId&amp;mode"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duke-energy.com/_/media/pdfs/legal/duke-energy-brand-standard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amy@orase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cd3bfd-5d02-4993-a610-21893593cb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CB80FD0314D34B90AA42A96A592FC9" ma:contentTypeVersion="10" ma:contentTypeDescription="Create a new document." ma:contentTypeScope="" ma:versionID="aeb25cf40a1c44acd2a886a2c775b11f">
  <xsd:schema xmlns:xsd="http://www.w3.org/2001/XMLSchema" xmlns:xs="http://www.w3.org/2001/XMLSchema" xmlns:p="http://schemas.microsoft.com/office/2006/metadata/properties" xmlns:ns2="2bcd3bfd-5d02-4993-a610-21893593cb18" targetNamespace="http://schemas.microsoft.com/office/2006/metadata/properties" ma:root="true" ma:fieldsID="d0d97036bee49274c67e7ed820215756" ns2:_="">
    <xsd:import namespace="2bcd3bfd-5d02-4993-a610-21893593cb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cd3bfd-5d02-4993-a610-21893593cb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6a659c-b33e-46f9-a878-2211c7a73f6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1EE75-4890-4CB4-8161-4090055D7251}">
  <ds:schemaRefs>
    <ds:schemaRef ds:uri="http://schemas.microsoft.com/sharepoint/v3/contenttype/forms"/>
  </ds:schemaRefs>
</ds:datastoreItem>
</file>

<file path=customXml/itemProps2.xml><?xml version="1.0" encoding="utf-8"?>
<ds:datastoreItem xmlns:ds="http://schemas.openxmlformats.org/officeDocument/2006/customXml" ds:itemID="{B6EBEA86-9DE2-49D0-80DC-75B367E0811B}">
  <ds:schemaRefs>
    <ds:schemaRef ds:uri="http://schemas.openxmlformats.org/officeDocument/2006/bibliography"/>
  </ds:schemaRefs>
</ds:datastoreItem>
</file>

<file path=customXml/itemProps3.xml><?xml version="1.0" encoding="utf-8"?>
<ds:datastoreItem xmlns:ds="http://schemas.openxmlformats.org/officeDocument/2006/customXml" ds:itemID="{9E300E88-5E38-42D7-AD06-D021676FED93}">
  <ds:schemaRefs>
    <ds:schemaRef ds:uri="http://schemas.microsoft.com/office/2006/metadata/properties"/>
    <ds:schemaRef ds:uri="http://schemas.microsoft.com/office/infopath/2007/PartnerControls"/>
    <ds:schemaRef ds:uri="2bcd3bfd-5d02-4993-a610-21893593cb18"/>
  </ds:schemaRefs>
</ds:datastoreItem>
</file>

<file path=customXml/itemProps4.xml><?xml version="1.0" encoding="utf-8"?>
<ds:datastoreItem xmlns:ds="http://schemas.openxmlformats.org/officeDocument/2006/customXml" ds:itemID="{5A691CB7-4780-4276-9918-24F01A3E2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cd3bfd-5d02-4993-a610-21893593c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8985</Words>
  <Characters>51215</Characters>
  <Application>Microsoft Office Word</Application>
  <DocSecurity>0</DocSecurity>
  <Lines>426</Lines>
  <Paragraphs>120</Paragraphs>
  <ScaleCrop>false</ScaleCrop>
  <Company>Duke Energy</Company>
  <LinksUpToDate>false</LinksUpToDate>
  <CharactersWithSpaces>60080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Angina, Kate</dc:creator>
  <cp:keywords/>
  <cp:lastModifiedBy>Kathryn Murphy</cp:lastModifiedBy>
  <cp:revision>2</cp:revision>
  <cp:lastPrinted>2026-02-10T04:44:00Z</cp:lastPrinted>
  <dcterms:created xsi:type="dcterms:W3CDTF">2026-02-27T20:04:00Z</dcterms:created>
  <dcterms:modified xsi:type="dcterms:W3CDTF">2026-02-27T20:04:00Z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27204d85,80d2f7c,c275b25</vt:lpwstr>
  </property>
  <property fmtid="{D5CDD505-2E9C-101B-9397-08002B2CF9AE}" pid="3" name="ClassificationContentMarkingHeaderFontProps">
    <vt:lpwstr>#000000,11,Aptos</vt:lpwstr>
  </property>
  <property fmtid="{D5CDD505-2E9C-101B-9397-08002B2CF9AE}" pid="4" name="ClassificationContentMarkingHeaderText">
    <vt:lpwstr>INTERNAL</vt:lpwstr>
  </property>
  <property fmtid="{D5CDD505-2E9C-101B-9397-08002B2CF9AE}" pid="5" name="MSIP_Label_a89be057-b751-42b3-9c6c-4039cb60262e_Enabled">
    <vt:lpwstr>true</vt:lpwstr>
  </property>
  <property fmtid="{D5CDD505-2E9C-101B-9397-08002B2CF9AE}" pid="6" name="MSIP_Label_a89be057-b751-42b3-9c6c-4039cb60262e_SetDate">
    <vt:lpwstr>2026-01-14T17:24:40Z</vt:lpwstr>
  </property>
  <property fmtid="{D5CDD505-2E9C-101B-9397-08002B2CF9AE}" pid="7" name="MSIP_Label_a89be057-b751-42b3-9c6c-4039cb60262e_Method">
    <vt:lpwstr>Standard</vt:lpwstr>
  </property>
  <property fmtid="{D5CDD505-2E9C-101B-9397-08002B2CF9AE}" pid="8" name="MSIP_Label_a89be057-b751-42b3-9c6c-4039cb60262e_Name">
    <vt:lpwstr>Internal</vt:lpwstr>
  </property>
  <property fmtid="{D5CDD505-2E9C-101B-9397-08002B2CF9AE}" pid="9" name="MSIP_Label_a89be057-b751-42b3-9c6c-4039cb60262e_SiteId">
    <vt:lpwstr>2ede383a-7e1f-4357-a846-85886b2c0c4d</vt:lpwstr>
  </property>
  <property fmtid="{D5CDD505-2E9C-101B-9397-08002B2CF9AE}" pid="10" name="MSIP_Label_a89be057-b751-42b3-9c6c-4039cb60262e_ActionId">
    <vt:lpwstr>1de2f6e5-f71e-4d44-93ca-6f1de61ee0d7</vt:lpwstr>
  </property>
  <property fmtid="{D5CDD505-2E9C-101B-9397-08002B2CF9AE}" pid="11" name="MSIP_Label_a89be057-b751-42b3-9c6c-4039cb60262e_ContentBits">
    <vt:lpwstr>1</vt:lpwstr>
  </property>
  <property fmtid="{D5CDD505-2E9C-101B-9397-08002B2CF9AE}" pid="12" name="MSIP_Label_a89be057-b751-42b3-9c6c-4039cb60262e_Tag">
    <vt:lpwstr>10, 3, 0, 1</vt:lpwstr>
  </property>
  <property fmtid="{D5CDD505-2E9C-101B-9397-08002B2CF9AE}" pid="13" name="ContentTypeId">
    <vt:lpwstr>0x010100EDCB80FD0314D34B90AA42A96A592FC9</vt:lpwstr>
  </property>
  <property fmtid="{D5CDD505-2E9C-101B-9397-08002B2CF9AE}" pid="14" name="docLang">
    <vt:lpwstr>en</vt:lpwstr>
  </property>
  <property fmtid="{D5CDD505-2E9C-101B-9397-08002B2CF9AE}" pid="15" name="MediaServiceImageTags">
    <vt:lpwstr/>
  </property>
</Properties>
</file>